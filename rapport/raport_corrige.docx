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63B99" w14:textId="77777777" w:rsidR="00B11A0C" w:rsidRDefault="00B11A0C">
      <w:pPr>
        <w:spacing w:before="84"/>
        <w:ind w:left="1574" w:right="1595"/>
        <w:jc w:val="center"/>
        <w:rPr>
          <w:b/>
          <w:i/>
          <w:w w:val="105"/>
          <w:sz w:val="60"/>
        </w:rPr>
      </w:pPr>
      <w:bookmarkStart w:id="0" w:name="_Hlk45133252"/>
      <w:bookmarkEnd w:id="0"/>
    </w:p>
    <w:p w14:paraId="1163AC41" w14:textId="23723768" w:rsidR="00B11A0C" w:rsidRDefault="00084E0C" w:rsidP="00B11A0C">
      <w:pPr>
        <w:pStyle w:val="Corpsdetexte"/>
        <w:ind w:left="8094"/>
        <w:rPr>
          <w:sz w:val="20"/>
        </w:rPr>
      </w:pPr>
      <w:r>
        <w:rPr>
          <w:noProof/>
          <w:sz w:val="20"/>
          <w:lang w:eastAsia="fr-FR"/>
        </w:rPr>
        <mc:AlternateContent>
          <mc:Choice Requires="wps">
            <w:drawing>
              <wp:inline distT="0" distB="0" distL="0" distR="0" wp14:anchorId="30D23229" wp14:editId="3C9461A1">
                <wp:extent cx="1045845" cy="276860"/>
                <wp:effectExtent l="8890" t="5715" r="12065" b="12700"/>
                <wp:docPr id="5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768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DB128F" w14:textId="77777777" w:rsidR="0087095F" w:rsidRDefault="0087095F" w:rsidP="00B11A0C">
                            <w:pPr>
                              <w:spacing w:before="69"/>
                              <w:ind w:left="145"/>
                              <w:rPr>
                                <w:rFonts w:ascii="Carlito" w:hAnsi="Carlito"/>
                                <w:sz w:val="16"/>
                              </w:rPr>
                            </w:pPr>
                            <w:r>
                              <w:rPr>
                                <w:rFonts w:ascii="Carlito" w:hAnsi="Carlito"/>
                                <w:sz w:val="16"/>
                              </w:rPr>
                              <w:t>N° d'ordre : I15/07</w:t>
                            </w:r>
                          </w:p>
                        </w:txbxContent>
                      </wps:txbx>
                      <wps:bodyPr rot="0" vert="horz" wrap="square" lIns="0" tIns="0" rIns="0" bIns="0" anchor="t" anchorCtr="0" upright="1">
                        <a:noAutofit/>
                      </wps:bodyPr>
                    </wps:wsp>
                  </a:graphicData>
                </a:graphic>
              </wp:inline>
            </w:drawing>
          </mc:Choice>
          <mc:Fallback>
            <w:pict>
              <v:shapetype w14:anchorId="30D23229" id="_x0000_t202" coordsize="21600,21600" o:spt="202" path="m,l,21600r21600,l21600,xe">
                <v:stroke joinstyle="miter"/>
                <v:path gradientshapeok="t" o:connecttype="rect"/>
              </v:shapetype>
              <v:shape id="Text Box 31" o:spid="_x0000_s1026" type="#_x0000_t202" style="width:82.35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" filled="f">
                <v:textbox inset="0,0,0,0">
                  <w:txbxContent>
                    <w:p w14:paraId="0ADB128F" w14:textId="77777777" w:rsidR="0087095F" w:rsidRDefault="0087095F" w:rsidP="00B11A0C">
                      <w:pPr>
                        <w:spacing w:before="69"/>
                        <w:ind w:left="145"/>
                        <w:rPr>
                          <w:rFonts w:ascii="Carlito" w:hAnsi="Carlito"/>
                          <w:sz w:val="16"/>
                        </w:rPr>
                      </w:pPr>
                      <w:r>
                        <w:rPr>
                          <w:rFonts w:ascii="Carlito" w:hAnsi="Carlito"/>
                          <w:sz w:val="16"/>
                        </w:rPr>
                        <w:t>N° d'ordre : I15/07</w:t>
                      </w:r>
                    </w:p>
                  </w:txbxContent>
                </v:textbox>
                <w10:anchorlock/>
              </v:shape>
            </w:pict>
          </mc:Fallback>
        </mc:AlternateContent>
      </w:r>
    </w:p>
    <w:p w14:paraId="37D3E4D9" w14:textId="77777777" w:rsidR="00B11A0C" w:rsidRDefault="00B11A0C" w:rsidP="00B11A0C">
      <w:pPr>
        <w:pStyle w:val="Corpsdetexte"/>
        <w:spacing w:before="4"/>
        <w:rPr>
          <w:sz w:val="6"/>
        </w:rPr>
      </w:pPr>
    </w:p>
    <w:p w14:paraId="56FF2B41" w14:textId="77777777" w:rsidR="00B11A0C" w:rsidRDefault="00B11A0C" w:rsidP="00B11A0C">
      <w:pPr>
        <w:spacing w:before="45" w:line="354" w:lineRule="exact"/>
        <w:ind w:left="1574" w:right="2173"/>
        <w:jc w:val="center"/>
        <w:rPr>
          <w:rFonts w:ascii="TeXGyreAdventor" w:hAnsi="TeXGyreAdventor"/>
          <w:b/>
          <w:sz w:val="24"/>
        </w:rPr>
      </w:pPr>
      <w:r>
        <w:rPr>
          <w:noProof/>
          <w:lang w:eastAsia="fr-FR"/>
        </w:rPr>
        <w:drawing>
          <wp:anchor distT="0" distB="0" distL="0" distR="0" simplePos="0" relativeHeight="251646464" behindDoc="0" locked="0" layoutInCell="1" allowOverlap="1" wp14:anchorId="269FCF26" wp14:editId="213932B0">
            <wp:simplePos x="0" y="0"/>
            <wp:positionH relativeFrom="page">
              <wp:posOffset>697230</wp:posOffset>
            </wp:positionH>
            <wp:positionV relativeFrom="paragraph">
              <wp:posOffset>111023</wp:posOffset>
            </wp:positionV>
            <wp:extent cx="723265" cy="1125220"/>
            <wp:effectExtent l="0" t="0" r="0" b="0"/>
            <wp:wrapNone/>
            <wp:docPr id="1" name="image1.png" descr="logo université mona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23265" cy="1125220"/>
                    </a:xfrm>
                    <a:prstGeom prst="rect">
                      <a:avLst/>
                    </a:prstGeom>
                  </pic:spPr>
                </pic:pic>
              </a:graphicData>
            </a:graphic>
          </wp:anchor>
        </w:drawing>
      </w:r>
      <w:r>
        <w:rPr>
          <w:noProof/>
          <w:lang w:eastAsia="fr-FR"/>
        </w:rPr>
        <w:drawing>
          <wp:anchor distT="0" distB="0" distL="0" distR="0" simplePos="0" relativeHeight="251648512" behindDoc="0" locked="0" layoutInCell="1" allowOverlap="1" wp14:anchorId="709FDF52" wp14:editId="2A5A52D8">
            <wp:simplePos x="0" y="0"/>
            <wp:positionH relativeFrom="page">
              <wp:posOffset>5519420</wp:posOffset>
            </wp:positionH>
            <wp:positionV relativeFrom="paragraph">
              <wp:posOffset>61239</wp:posOffset>
            </wp:positionV>
            <wp:extent cx="1216025" cy="1215516"/>
            <wp:effectExtent l="0" t="0" r="0" b="0"/>
            <wp:wrapNone/>
            <wp:docPr id="3" name="image2.jpeg" descr="logo 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16025" cy="1215516"/>
                    </a:xfrm>
                    <a:prstGeom prst="rect">
                      <a:avLst/>
                    </a:prstGeom>
                  </pic:spPr>
                </pic:pic>
              </a:graphicData>
            </a:graphic>
          </wp:anchor>
        </w:drawing>
      </w:r>
      <w:r>
        <w:rPr>
          <w:rFonts w:ascii="TeXGyreAdventor" w:hAnsi="TeXGyreAdventor"/>
          <w:b/>
          <w:sz w:val="24"/>
        </w:rPr>
        <w:t>République Tunisienne</w:t>
      </w:r>
    </w:p>
    <w:p w14:paraId="162B2EF6" w14:textId="77777777" w:rsidR="00B11A0C" w:rsidRPr="005C2BD5" w:rsidRDefault="00B11A0C" w:rsidP="00B11A0C">
      <w:pPr>
        <w:spacing w:before="8" w:line="220" w:lineRule="auto"/>
        <w:ind w:left="1574" w:right="2173"/>
        <w:jc w:val="center"/>
        <w:rPr>
          <w:rFonts w:ascii="TeXGyreAdventor" w:hAnsi="TeXGyreAdventor"/>
          <w:b/>
          <w:sz w:val="24"/>
          <w:szCs w:val="24"/>
        </w:rPr>
      </w:pPr>
      <w:r w:rsidRPr="005C2BD5">
        <w:rPr>
          <w:rFonts w:ascii="TeXGyreAdventor" w:hAnsi="TeXGyreAdventor"/>
          <w:b/>
          <w:sz w:val="24"/>
          <w:szCs w:val="24"/>
        </w:rPr>
        <w:t>Ministère de l'Enseignement Supérieur et de la Recherche Scientifique</w:t>
      </w:r>
    </w:p>
    <w:p w14:paraId="57E0CB13" w14:textId="2A69220D" w:rsidR="005C2BD5" w:rsidRDefault="00084E0C" w:rsidP="00B11A0C">
      <w:pPr>
        <w:spacing w:line="220" w:lineRule="auto"/>
        <w:ind w:left="3036" w:right="3636"/>
        <w:jc w:val="center"/>
        <w:rPr>
          <w:rFonts w:ascii="TeXGyreAdventor" w:hAnsi="TeXGyreAdventor"/>
          <w:b/>
          <w:sz w:val="24"/>
        </w:rPr>
      </w:pPr>
      <w:r>
        <w:rPr>
          <w:noProof/>
          <w:lang w:eastAsia="fr-FR"/>
        </w:rPr>
        <mc:AlternateContent>
          <mc:Choice Requires="wps">
            <w:drawing>
              <wp:anchor distT="0" distB="0" distL="0" distR="0" simplePos="0" relativeHeight="251657728" behindDoc="1" locked="0" layoutInCell="1" allowOverlap="1" wp14:anchorId="3F106675" wp14:editId="5467BA76">
                <wp:simplePos x="0" y="0"/>
                <wp:positionH relativeFrom="page">
                  <wp:posOffset>643255</wp:posOffset>
                </wp:positionH>
                <wp:positionV relativeFrom="paragraph">
                  <wp:posOffset>679450</wp:posOffset>
                </wp:positionV>
                <wp:extent cx="6265545" cy="113030"/>
                <wp:effectExtent l="0" t="0" r="0" b="0"/>
                <wp:wrapTopAndBottom/>
                <wp:docPr id="5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5545" cy="113030"/>
                        </a:xfrm>
                        <a:custGeom>
                          <a:avLst/>
                          <a:gdLst>
                            <a:gd name="T0" fmla="+- 0 3060 1013"/>
                            <a:gd name="T1" fmla="*/ T0 w 9867"/>
                            <a:gd name="T2" fmla="+- 0 1233 1070"/>
                            <a:gd name="T3" fmla="*/ 1233 h 178"/>
                            <a:gd name="T4" fmla="+- 0 2897 1013"/>
                            <a:gd name="T5" fmla="*/ T4 w 9867"/>
                            <a:gd name="T6" fmla="+- 0 1233 1070"/>
                            <a:gd name="T7" fmla="*/ 1233 h 178"/>
                            <a:gd name="T8" fmla="+- 0 2883 1013"/>
                            <a:gd name="T9" fmla="*/ T8 w 9867"/>
                            <a:gd name="T10" fmla="+- 0 1233 1070"/>
                            <a:gd name="T11" fmla="*/ 1233 h 178"/>
                            <a:gd name="T12" fmla="+- 0 1013 1013"/>
                            <a:gd name="T13" fmla="*/ T12 w 9867"/>
                            <a:gd name="T14" fmla="+- 0 1233 1070"/>
                            <a:gd name="T15" fmla="*/ 1233 h 178"/>
                            <a:gd name="T16" fmla="+- 0 1013 1013"/>
                            <a:gd name="T17" fmla="*/ T16 w 9867"/>
                            <a:gd name="T18" fmla="+- 0 1247 1070"/>
                            <a:gd name="T19" fmla="*/ 1247 h 178"/>
                            <a:gd name="T20" fmla="+- 0 2883 1013"/>
                            <a:gd name="T21" fmla="*/ T20 w 9867"/>
                            <a:gd name="T22" fmla="+- 0 1247 1070"/>
                            <a:gd name="T23" fmla="*/ 1247 h 178"/>
                            <a:gd name="T24" fmla="+- 0 2897 1013"/>
                            <a:gd name="T25" fmla="*/ T24 w 9867"/>
                            <a:gd name="T26" fmla="+- 0 1247 1070"/>
                            <a:gd name="T27" fmla="*/ 1247 h 178"/>
                            <a:gd name="T28" fmla="+- 0 3060 1013"/>
                            <a:gd name="T29" fmla="*/ T28 w 9867"/>
                            <a:gd name="T30" fmla="+- 0 1247 1070"/>
                            <a:gd name="T31" fmla="*/ 1247 h 178"/>
                            <a:gd name="T32" fmla="+- 0 3060 1013"/>
                            <a:gd name="T33" fmla="*/ T32 w 9867"/>
                            <a:gd name="T34" fmla="+- 0 1233 1070"/>
                            <a:gd name="T35" fmla="*/ 1233 h 178"/>
                            <a:gd name="T36" fmla="+- 0 3060 1013"/>
                            <a:gd name="T37" fmla="*/ T36 w 9867"/>
                            <a:gd name="T38" fmla="+- 0 1144 1070"/>
                            <a:gd name="T39" fmla="*/ 1144 h 178"/>
                            <a:gd name="T40" fmla="+- 0 2897 1013"/>
                            <a:gd name="T41" fmla="*/ T40 w 9867"/>
                            <a:gd name="T42" fmla="+- 0 1144 1070"/>
                            <a:gd name="T43" fmla="*/ 1144 h 178"/>
                            <a:gd name="T44" fmla="+- 0 2883 1013"/>
                            <a:gd name="T45" fmla="*/ T44 w 9867"/>
                            <a:gd name="T46" fmla="+- 0 1144 1070"/>
                            <a:gd name="T47" fmla="*/ 1144 h 178"/>
                            <a:gd name="T48" fmla="+- 0 1013 1013"/>
                            <a:gd name="T49" fmla="*/ T48 w 9867"/>
                            <a:gd name="T50" fmla="+- 0 1144 1070"/>
                            <a:gd name="T51" fmla="*/ 1144 h 178"/>
                            <a:gd name="T52" fmla="+- 0 1013 1013"/>
                            <a:gd name="T53" fmla="*/ T52 w 9867"/>
                            <a:gd name="T54" fmla="+- 0 1173 1070"/>
                            <a:gd name="T55" fmla="*/ 1173 h 178"/>
                            <a:gd name="T56" fmla="+- 0 2883 1013"/>
                            <a:gd name="T57" fmla="*/ T56 w 9867"/>
                            <a:gd name="T58" fmla="+- 0 1173 1070"/>
                            <a:gd name="T59" fmla="*/ 1173 h 178"/>
                            <a:gd name="T60" fmla="+- 0 2897 1013"/>
                            <a:gd name="T61" fmla="*/ T60 w 9867"/>
                            <a:gd name="T62" fmla="+- 0 1173 1070"/>
                            <a:gd name="T63" fmla="*/ 1173 h 178"/>
                            <a:gd name="T64" fmla="+- 0 3060 1013"/>
                            <a:gd name="T65" fmla="*/ T64 w 9867"/>
                            <a:gd name="T66" fmla="+- 0 1173 1070"/>
                            <a:gd name="T67" fmla="*/ 1173 h 178"/>
                            <a:gd name="T68" fmla="+- 0 3060 1013"/>
                            <a:gd name="T69" fmla="*/ T68 w 9867"/>
                            <a:gd name="T70" fmla="+- 0 1144 1070"/>
                            <a:gd name="T71" fmla="*/ 1144 h 178"/>
                            <a:gd name="T72" fmla="+- 0 3060 1013"/>
                            <a:gd name="T73" fmla="*/ T72 w 9867"/>
                            <a:gd name="T74" fmla="+- 0 1070 1070"/>
                            <a:gd name="T75" fmla="*/ 1070 h 178"/>
                            <a:gd name="T76" fmla="+- 0 2897 1013"/>
                            <a:gd name="T77" fmla="*/ T76 w 9867"/>
                            <a:gd name="T78" fmla="+- 0 1070 1070"/>
                            <a:gd name="T79" fmla="*/ 1070 h 178"/>
                            <a:gd name="T80" fmla="+- 0 2883 1013"/>
                            <a:gd name="T81" fmla="*/ T80 w 9867"/>
                            <a:gd name="T82" fmla="+- 0 1070 1070"/>
                            <a:gd name="T83" fmla="*/ 1070 h 178"/>
                            <a:gd name="T84" fmla="+- 0 1013 1013"/>
                            <a:gd name="T85" fmla="*/ T84 w 9867"/>
                            <a:gd name="T86" fmla="+- 0 1070 1070"/>
                            <a:gd name="T87" fmla="*/ 1070 h 178"/>
                            <a:gd name="T88" fmla="+- 0 1013 1013"/>
                            <a:gd name="T89" fmla="*/ T88 w 9867"/>
                            <a:gd name="T90" fmla="+- 0 1084 1070"/>
                            <a:gd name="T91" fmla="*/ 1084 h 178"/>
                            <a:gd name="T92" fmla="+- 0 2883 1013"/>
                            <a:gd name="T93" fmla="*/ T92 w 9867"/>
                            <a:gd name="T94" fmla="+- 0 1084 1070"/>
                            <a:gd name="T95" fmla="*/ 1084 h 178"/>
                            <a:gd name="T96" fmla="+- 0 2897 1013"/>
                            <a:gd name="T97" fmla="*/ T96 w 9867"/>
                            <a:gd name="T98" fmla="+- 0 1084 1070"/>
                            <a:gd name="T99" fmla="*/ 1084 h 178"/>
                            <a:gd name="T100" fmla="+- 0 3060 1013"/>
                            <a:gd name="T101" fmla="*/ T100 w 9867"/>
                            <a:gd name="T102" fmla="+- 0 1084 1070"/>
                            <a:gd name="T103" fmla="*/ 1084 h 178"/>
                            <a:gd name="T104" fmla="+- 0 3060 1013"/>
                            <a:gd name="T105" fmla="*/ T104 w 9867"/>
                            <a:gd name="T106" fmla="+- 0 1070 1070"/>
                            <a:gd name="T107" fmla="*/ 1070 h 178"/>
                            <a:gd name="T108" fmla="+- 0 10879 1013"/>
                            <a:gd name="T109" fmla="*/ T108 w 9867"/>
                            <a:gd name="T110" fmla="+- 0 1233 1070"/>
                            <a:gd name="T111" fmla="*/ 1233 h 178"/>
                            <a:gd name="T112" fmla="+- 0 8589 1013"/>
                            <a:gd name="T113" fmla="*/ T112 w 9867"/>
                            <a:gd name="T114" fmla="+- 0 1233 1070"/>
                            <a:gd name="T115" fmla="*/ 1233 h 178"/>
                            <a:gd name="T116" fmla="+- 0 8426 1013"/>
                            <a:gd name="T117" fmla="*/ T116 w 9867"/>
                            <a:gd name="T118" fmla="+- 0 1233 1070"/>
                            <a:gd name="T119" fmla="*/ 1233 h 178"/>
                            <a:gd name="T120" fmla="+- 0 8412 1013"/>
                            <a:gd name="T121" fmla="*/ T120 w 9867"/>
                            <a:gd name="T122" fmla="+- 0 1233 1070"/>
                            <a:gd name="T123" fmla="*/ 1233 h 178"/>
                            <a:gd name="T124" fmla="+- 0 3060 1013"/>
                            <a:gd name="T125" fmla="*/ T124 w 9867"/>
                            <a:gd name="T126" fmla="+- 0 1233 1070"/>
                            <a:gd name="T127" fmla="*/ 1233 h 178"/>
                            <a:gd name="T128" fmla="+- 0 3060 1013"/>
                            <a:gd name="T129" fmla="*/ T128 w 9867"/>
                            <a:gd name="T130" fmla="+- 0 1247 1070"/>
                            <a:gd name="T131" fmla="*/ 1247 h 178"/>
                            <a:gd name="T132" fmla="+- 0 8412 1013"/>
                            <a:gd name="T133" fmla="*/ T132 w 9867"/>
                            <a:gd name="T134" fmla="+- 0 1247 1070"/>
                            <a:gd name="T135" fmla="*/ 1247 h 178"/>
                            <a:gd name="T136" fmla="+- 0 8426 1013"/>
                            <a:gd name="T137" fmla="*/ T136 w 9867"/>
                            <a:gd name="T138" fmla="+- 0 1247 1070"/>
                            <a:gd name="T139" fmla="*/ 1247 h 178"/>
                            <a:gd name="T140" fmla="+- 0 8589 1013"/>
                            <a:gd name="T141" fmla="*/ T140 w 9867"/>
                            <a:gd name="T142" fmla="+- 0 1247 1070"/>
                            <a:gd name="T143" fmla="*/ 1247 h 178"/>
                            <a:gd name="T144" fmla="+- 0 10879 1013"/>
                            <a:gd name="T145" fmla="*/ T144 w 9867"/>
                            <a:gd name="T146" fmla="+- 0 1247 1070"/>
                            <a:gd name="T147" fmla="*/ 1247 h 178"/>
                            <a:gd name="T148" fmla="+- 0 10879 1013"/>
                            <a:gd name="T149" fmla="*/ T148 w 9867"/>
                            <a:gd name="T150" fmla="+- 0 1233 1070"/>
                            <a:gd name="T151" fmla="*/ 1233 h 178"/>
                            <a:gd name="T152" fmla="+- 0 10879 1013"/>
                            <a:gd name="T153" fmla="*/ T152 w 9867"/>
                            <a:gd name="T154" fmla="+- 0 1144 1070"/>
                            <a:gd name="T155" fmla="*/ 1144 h 178"/>
                            <a:gd name="T156" fmla="+- 0 8589 1013"/>
                            <a:gd name="T157" fmla="*/ T156 w 9867"/>
                            <a:gd name="T158" fmla="+- 0 1144 1070"/>
                            <a:gd name="T159" fmla="*/ 1144 h 178"/>
                            <a:gd name="T160" fmla="+- 0 8426 1013"/>
                            <a:gd name="T161" fmla="*/ T160 w 9867"/>
                            <a:gd name="T162" fmla="+- 0 1144 1070"/>
                            <a:gd name="T163" fmla="*/ 1144 h 178"/>
                            <a:gd name="T164" fmla="+- 0 8412 1013"/>
                            <a:gd name="T165" fmla="*/ T164 w 9867"/>
                            <a:gd name="T166" fmla="+- 0 1144 1070"/>
                            <a:gd name="T167" fmla="*/ 1144 h 178"/>
                            <a:gd name="T168" fmla="+- 0 3060 1013"/>
                            <a:gd name="T169" fmla="*/ T168 w 9867"/>
                            <a:gd name="T170" fmla="+- 0 1144 1070"/>
                            <a:gd name="T171" fmla="*/ 1144 h 178"/>
                            <a:gd name="T172" fmla="+- 0 3060 1013"/>
                            <a:gd name="T173" fmla="*/ T172 w 9867"/>
                            <a:gd name="T174" fmla="+- 0 1173 1070"/>
                            <a:gd name="T175" fmla="*/ 1173 h 178"/>
                            <a:gd name="T176" fmla="+- 0 8412 1013"/>
                            <a:gd name="T177" fmla="*/ T176 w 9867"/>
                            <a:gd name="T178" fmla="+- 0 1173 1070"/>
                            <a:gd name="T179" fmla="*/ 1173 h 178"/>
                            <a:gd name="T180" fmla="+- 0 8426 1013"/>
                            <a:gd name="T181" fmla="*/ T180 w 9867"/>
                            <a:gd name="T182" fmla="+- 0 1173 1070"/>
                            <a:gd name="T183" fmla="*/ 1173 h 178"/>
                            <a:gd name="T184" fmla="+- 0 8589 1013"/>
                            <a:gd name="T185" fmla="*/ T184 w 9867"/>
                            <a:gd name="T186" fmla="+- 0 1173 1070"/>
                            <a:gd name="T187" fmla="*/ 1173 h 178"/>
                            <a:gd name="T188" fmla="+- 0 10879 1013"/>
                            <a:gd name="T189" fmla="*/ T188 w 9867"/>
                            <a:gd name="T190" fmla="+- 0 1173 1070"/>
                            <a:gd name="T191" fmla="*/ 1173 h 178"/>
                            <a:gd name="T192" fmla="+- 0 10879 1013"/>
                            <a:gd name="T193" fmla="*/ T192 w 9867"/>
                            <a:gd name="T194" fmla="+- 0 1144 1070"/>
                            <a:gd name="T195" fmla="*/ 1144 h 178"/>
                            <a:gd name="T196" fmla="+- 0 10879 1013"/>
                            <a:gd name="T197" fmla="*/ T196 w 9867"/>
                            <a:gd name="T198" fmla="+- 0 1070 1070"/>
                            <a:gd name="T199" fmla="*/ 1070 h 178"/>
                            <a:gd name="T200" fmla="+- 0 8589 1013"/>
                            <a:gd name="T201" fmla="*/ T200 w 9867"/>
                            <a:gd name="T202" fmla="+- 0 1070 1070"/>
                            <a:gd name="T203" fmla="*/ 1070 h 178"/>
                            <a:gd name="T204" fmla="+- 0 8426 1013"/>
                            <a:gd name="T205" fmla="*/ T204 w 9867"/>
                            <a:gd name="T206" fmla="+- 0 1070 1070"/>
                            <a:gd name="T207" fmla="*/ 1070 h 178"/>
                            <a:gd name="T208" fmla="+- 0 8412 1013"/>
                            <a:gd name="T209" fmla="*/ T208 w 9867"/>
                            <a:gd name="T210" fmla="+- 0 1070 1070"/>
                            <a:gd name="T211" fmla="*/ 1070 h 178"/>
                            <a:gd name="T212" fmla="+- 0 3060 1013"/>
                            <a:gd name="T213" fmla="*/ T212 w 9867"/>
                            <a:gd name="T214" fmla="+- 0 1070 1070"/>
                            <a:gd name="T215" fmla="*/ 1070 h 178"/>
                            <a:gd name="T216" fmla="+- 0 3060 1013"/>
                            <a:gd name="T217" fmla="*/ T216 w 9867"/>
                            <a:gd name="T218" fmla="+- 0 1084 1070"/>
                            <a:gd name="T219" fmla="*/ 1084 h 178"/>
                            <a:gd name="T220" fmla="+- 0 8412 1013"/>
                            <a:gd name="T221" fmla="*/ T220 w 9867"/>
                            <a:gd name="T222" fmla="+- 0 1084 1070"/>
                            <a:gd name="T223" fmla="*/ 1084 h 178"/>
                            <a:gd name="T224" fmla="+- 0 8426 1013"/>
                            <a:gd name="T225" fmla="*/ T224 w 9867"/>
                            <a:gd name="T226" fmla="+- 0 1084 1070"/>
                            <a:gd name="T227" fmla="*/ 1084 h 178"/>
                            <a:gd name="T228" fmla="+- 0 8589 1013"/>
                            <a:gd name="T229" fmla="*/ T228 w 9867"/>
                            <a:gd name="T230" fmla="+- 0 1084 1070"/>
                            <a:gd name="T231" fmla="*/ 1084 h 178"/>
                            <a:gd name="T232" fmla="+- 0 10879 1013"/>
                            <a:gd name="T233" fmla="*/ T232 w 9867"/>
                            <a:gd name="T234" fmla="+- 0 1084 1070"/>
                            <a:gd name="T235" fmla="*/ 1084 h 178"/>
                            <a:gd name="T236" fmla="+- 0 10879 1013"/>
                            <a:gd name="T237" fmla="*/ T236 w 9867"/>
                            <a:gd name="T238" fmla="+- 0 1070 1070"/>
                            <a:gd name="T239" fmla="*/ 107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867" h="178">
                              <a:moveTo>
                                <a:pt x="2047" y="163"/>
                              </a:moveTo>
                              <a:lnTo>
                                <a:pt x="1884" y="163"/>
                              </a:lnTo>
                              <a:lnTo>
                                <a:pt x="1870" y="163"/>
                              </a:lnTo>
                              <a:lnTo>
                                <a:pt x="0" y="163"/>
                              </a:lnTo>
                              <a:lnTo>
                                <a:pt x="0" y="177"/>
                              </a:lnTo>
                              <a:lnTo>
                                <a:pt x="1870" y="177"/>
                              </a:lnTo>
                              <a:lnTo>
                                <a:pt x="1884" y="177"/>
                              </a:lnTo>
                              <a:lnTo>
                                <a:pt x="2047" y="177"/>
                              </a:lnTo>
                              <a:lnTo>
                                <a:pt x="2047" y="163"/>
                              </a:lnTo>
                              <a:close/>
                              <a:moveTo>
                                <a:pt x="2047" y="74"/>
                              </a:moveTo>
                              <a:lnTo>
                                <a:pt x="1884" y="74"/>
                              </a:lnTo>
                              <a:lnTo>
                                <a:pt x="1870" y="74"/>
                              </a:lnTo>
                              <a:lnTo>
                                <a:pt x="0" y="74"/>
                              </a:lnTo>
                              <a:lnTo>
                                <a:pt x="0" y="103"/>
                              </a:lnTo>
                              <a:lnTo>
                                <a:pt x="1870" y="103"/>
                              </a:lnTo>
                              <a:lnTo>
                                <a:pt x="1884" y="103"/>
                              </a:lnTo>
                              <a:lnTo>
                                <a:pt x="2047" y="103"/>
                              </a:lnTo>
                              <a:lnTo>
                                <a:pt x="2047" y="74"/>
                              </a:lnTo>
                              <a:close/>
                              <a:moveTo>
                                <a:pt x="2047" y="0"/>
                              </a:moveTo>
                              <a:lnTo>
                                <a:pt x="1884" y="0"/>
                              </a:lnTo>
                              <a:lnTo>
                                <a:pt x="1870" y="0"/>
                              </a:lnTo>
                              <a:lnTo>
                                <a:pt x="0" y="0"/>
                              </a:lnTo>
                              <a:lnTo>
                                <a:pt x="0" y="14"/>
                              </a:lnTo>
                              <a:lnTo>
                                <a:pt x="1870" y="14"/>
                              </a:lnTo>
                              <a:lnTo>
                                <a:pt x="1884" y="14"/>
                              </a:lnTo>
                              <a:lnTo>
                                <a:pt x="2047" y="14"/>
                              </a:lnTo>
                              <a:lnTo>
                                <a:pt x="2047" y="0"/>
                              </a:lnTo>
                              <a:close/>
                              <a:moveTo>
                                <a:pt x="9866" y="163"/>
                              </a:moveTo>
                              <a:lnTo>
                                <a:pt x="7576" y="163"/>
                              </a:lnTo>
                              <a:lnTo>
                                <a:pt x="7413" y="163"/>
                              </a:lnTo>
                              <a:lnTo>
                                <a:pt x="7399" y="163"/>
                              </a:lnTo>
                              <a:lnTo>
                                <a:pt x="2047" y="163"/>
                              </a:lnTo>
                              <a:lnTo>
                                <a:pt x="2047" y="177"/>
                              </a:lnTo>
                              <a:lnTo>
                                <a:pt x="7399" y="177"/>
                              </a:lnTo>
                              <a:lnTo>
                                <a:pt x="7413" y="177"/>
                              </a:lnTo>
                              <a:lnTo>
                                <a:pt x="7576" y="177"/>
                              </a:lnTo>
                              <a:lnTo>
                                <a:pt x="9866" y="177"/>
                              </a:lnTo>
                              <a:lnTo>
                                <a:pt x="9866" y="163"/>
                              </a:lnTo>
                              <a:close/>
                              <a:moveTo>
                                <a:pt x="9866" y="74"/>
                              </a:moveTo>
                              <a:lnTo>
                                <a:pt x="7576" y="74"/>
                              </a:lnTo>
                              <a:lnTo>
                                <a:pt x="7413" y="74"/>
                              </a:lnTo>
                              <a:lnTo>
                                <a:pt x="7399" y="74"/>
                              </a:lnTo>
                              <a:lnTo>
                                <a:pt x="2047" y="74"/>
                              </a:lnTo>
                              <a:lnTo>
                                <a:pt x="2047" y="103"/>
                              </a:lnTo>
                              <a:lnTo>
                                <a:pt x="7399" y="103"/>
                              </a:lnTo>
                              <a:lnTo>
                                <a:pt x="7413" y="103"/>
                              </a:lnTo>
                              <a:lnTo>
                                <a:pt x="7576" y="103"/>
                              </a:lnTo>
                              <a:lnTo>
                                <a:pt x="9866" y="103"/>
                              </a:lnTo>
                              <a:lnTo>
                                <a:pt x="9866" y="74"/>
                              </a:lnTo>
                              <a:close/>
                              <a:moveTo>
                                <a:pt x="9866" y="0"/>
                              </a:moveTo>
                              <a:lnTo>
                                <a:pt x="7576" y="0"/>
                              </a:lnTo>
                              <a:lnTo>
                                <a:pt x="7413" y="0"/>
                              </a:lnTo>
                              <a:lnTo>
                                <a:pt x="7399" y="0"/>
                              </a:lnTo>
                              <a:lnTo>
                                <a:pt x="2047" y="0"/>
                              </a:lnTo>
                              <a:lnTo>
                                <a:pt x="2047" y="14"/>
                              </a:lnTo>
                              <a:lnTo>
                                <a:pt x="7399" y="14"/>
                              </a:lnTo>
                              <a:lnTo>
                                <a:pt x="7413" y="14"/>
                              </a:lnTo>
                              <a:lnTo>
                                <a:pt x="7576" y="14"/>
                              </a:lnTo>
                              <a:lnTo>
                                <a:pt x="9866" y="14"/>
                              </a:lnTo>
                              <a:lnTo>
                                <a:pt x="98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5D3CC8" id="AutoShape 8" o:spid="_x0000_s1026" style="position:absolute;margin-left:50.65pt;margin-top:53.5pt;width:493.35pt;height:8.9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6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" path="m2047,163r-163,l1870,163,,163r,14l1870,177r14,l2047,177r,-14xm2047,74r-163,l1870,74,,74r,29l1870,103r14,l2047,103r,-29xm2047,l1884,r-14,l,,,14r1870,l1884,14r163,l2047,xm9866,163r-2290,l7413,163r-14,l2047,163r,14l7399,177r14,l7576,177r2290,l9866,163xm9866,74r-2290,l7413,74r-14,l2047,74r,29l7399,103r14,l7576,103r2290,l9866,74xm9866,l7576,,7413,r-14,l2047,r,14l7399,14r14,l7576,14r2290,l9866,xe" fillcolor="black" stroked="f">
                <v:path arrowok="t" o:connecttype="custom" o:connectlocs="1299845,782955;1196340,782955;1187450,782955;0,782955;0,791845;1187450,791845;1196340,791845;1299845,791845;1299845,782955;1299845,726440;1196340,726440;1187450,726440;0,726440;0,744855;1187450,744855;1196340,744855;1299845,744855;1299845,726440;1299845,679450;1196340,679450;1187450,679450;0,679450;0,688340;1187450,688340;1196340,688340;1299845,688340;1299845,679450;6264910,782955;4810760,782955;4707255,782955;4698365,782955;1299845,782955;1299845,791845;4698365,791845;4707255,791845;4810760,791845;6264910,791845;6264910,782955;6264910,726440;4810760,726440;4707255,726440;4698365,726440;1299845,726440;1299845,744855;4698365,744855;4707255,744855;4810760,744855;6264910,744855;6264910,726440;6264910,679450;4810760,679450;4707255,679450;4698365,679450;1299845,679450;1299845,688340;4698365,688340;4707255,688340;4810760,688340;6264910,688340;6264910,679450" o:connectangles="0,0,0,0,0,0,0,0,0,0,0,0,0,0,0,0,0,0,0,0,0,0,0,0,0,0,0,0,0,0,0,0,0,0,0,0,0,0,0,0,0,0,0,0,0,0,0,0,0,0,0,0,0,0,0,0,0,0,0,0"/>
                <w10:wrap type="topAndBottom" anchorx="page"/>
              </v:shape>
            </w:pict>
          </mc:Fallback>
        </mc:AlternateContent>
      </w:r>
      <w:r w:rsidR="00B11A0C">
        <w:rPr>
          <w:rFonts w:ascii="TeXGyreAdventor" w:hAnsi="TeXGyreAdventor"/>
          <w:b/>
          <w:sz w:val="24"/>
        </w:rPr>
        <w:t xml:space="preserve">Université de Monastir </w:t>
      </w:r>
      <w:r w:rsidR="005C2BD5">
        <w:rPr>
          <w:rFonts w:ascii="TeXGyreAdventor" w:hAnsi="TeXGyreAdventor"/>
          <w:b/>
          <w:sz w:val="24"/>
        </w:rPr>
        <w:t xml:space="preserve">    </w:t>
      </w:r>
    </w:p>
    <w:p w14:paraId="11B55EC0" w14:textId="6817107F" w:rsidR="00B11A0C" w:rsidRDefault="00B11A0C" w:rsidP="00B11A0C">
      <w:pPr>
        <w:spacing w:line="220" w:lineRule="auto"/>
        <w:ind w:left="3036" w:right="3636"/>
        <w:jc w:val="center"/>
        <w:rPr>
          <w:rFonts w:ascii="TeXGyreAdventor" w:hAnsi="TeXGyreAdventor"/>
          <w:b/>
          <w:sz w:val="24"/>
        </w:rPr>
      </w:pPr>
      <w:r>
        <w:rPr>
          <w:rFonts w:ascii="TeXGyreAdventor" w:hAnsi="TeXGyreAdventor"/>
          <w:b/>
          <w:sz w:val="24"/>
        </w:rPr>
        <w:t>Faculté des Sciences Département d'Informatique</w:t>
      </w:r>
    </w:p>
    <w:p w14:paraId="760094E2" w14:textId="77777777" w:rsidR="00B11A0C" w:rsidRDefault="00B11A0C" w:rsidP="00B11A0C">
      <w:pPr>
        <w:pStyle w:val="Corpsdetexte"/>
        <w:rPr>
          <w:rFonts w:ascii="TeXGyreAdventor"/>
          <w:b/>
          <w:sz w:val="20"/>
        </w:rPr>
      </w:pPr>
    </w:p>
    <w:p w14:paraId="0F5C9798" w14:textId="50AF87CA" w:rsidR="00B11A0C" w:rsidRDefault="00B11A0C" w:rsidP="00B11A0C">
      <w:pPr>
        <w:spacing w:before="213"/>
        <w:ind w:left="1574" w:right="1592"/>
        <w:jc w:val="center"/>
        <w:rPr>
          <w:rFonts w:ascii="TeXGyreAdventor"/>
          <w:b/>
          <w:sz w:val="24"/>
        </w:rPr>
      </w:pPr>
      <w:r>
        <w:rPr>
          <w:rFonts w:ascii="TeXGyreAdventor"/>
          <w:b/>
          <w:sz w:val="24"/>
        </w:rPr>
        <w:t>Rapport de</w:t>
      </w:r>
      <w:r w:rsidR="00F06B8E">
        <w:rPr>
          <w:rFonts w:ascii="TeXGyreAdventor"/>
          <w:b/>
          <w:sz w:val="24"/>
        </w:rPr>
        <w:t xml:space="preserve"> stage de</w:t>
      </w:r>
      <w:r>
        <w:rPr>
          <w:rFonts w:ascii="TeXGyreAdventor"/>
          <w:b/>
          <w:sz w:val="24"/>
        </w:rPr>
        <w:t xml:space="preserve"> Fin d'Etudes</w:t>
      </w:r>
    </w:p>
    <w:p w14:paraId="6E304E80" w14:textId="77777777" w:rsidR="00B11A0C" w:rsidRDefault="00B11A0C" w:rsidP="00B11A0C">
      <w:pPr>
        <w:spacing w:before="137"/>
        <w:ind w:left="1574" w:right="1590"/>
        <w:jc w:val="center"/>
        <w:rPr>
          <w:rFonts w:ascii="Gothic Uralic" w:hAnsi="Gothic Uralic"/>
        </w:rPr>
      </w:pPr>
      <w:r>
        <w:rPr>
          <w:rFonts w:ascii="Gothic Uralic" w:hAnsi="Gothic Uralic"/>
        </w:rPr>
        <w:t>Pour l’obtention de la</w:t>
      </w:r>
    </w:p>
    <w:p w14:paraId="4E406BC0" w14:textId="77777777" w:rsidR="00B11A0C" w:rsidRDefault="00B11A0C" w:rsidP="00B11A0C">
      <w:pPr>
        <w:pStyle w:val="Corpsdetexte"/>
        <w:spacing w:before="2"/>
        <w:rPr>
          <w:rFonts w:ascii="Gothic Uralic"/>
          <w:sz w:val="22"/>
        </w:rPr>
      </w:pPr>
    </w:p>
    <w:p w14:paraId="18728A48" w14:textId="3AF51A8D" w:rsidR="00B11A0C" w:rsidRDefault="00B11A0C" w:rsidP="00B11A0C">
      <w:pPr>
        <w:ind w:left="1079" w:right="1099"/>
        <w:jc w:val="center"/>
        <w:rPr>
          <w:rFonts w:ascii="TeXGyreAdventor"/>
          <w:b/>
          <w:sz w:val="32"/>
        </w:rPr>
      </w:pPr>
      <w:r>
        <w:rPr>
          <w:rFonts w:ascii="TeXGyreAdventor"/>
          <w:b/>
          <w:sz w:val="32"/>
        </w:rPr>
        <w:t>Licence Fondamentale en Sciences</w:t>
      </w:r>
      <w:r w:rsidR="00F42497">
        <w:rPr>
          <w:rFonts w:ascii="TeXGyreAdventor"/>
          <w:b/>
          <w:sz w:val="32"/>
        </w:rPr>
        <w:t xml:space="preserve"> de l</w:t>
      </w:r>
      <w:r w:rsidR="00F42497">
        <w:rPr>
          <w:rFonts w:ascii="TeXGyreAdventor"/>
          <w:b/>
          <w:sz w:val="32"/>
        </w:rPr>
        <w:t>’</w:t>
      </w:r>
      <w:r>
        <w:rPr>
          <w:rFonts w:ascii="TeXGyreAdventor"/>
          <w:b/>
          <w:sz w:val="32"/>
        </w:rPr>
        <w:t>Informatique</w:t>
      </w:r>
    </w:p>
    <w:p w14:paraId="7D2FA459" w14:textId="77777777" w:rsidR="00B11A0C" w:rsidRDefault="00B11A0C" w:rsidP="00B11A0C">
      <w:pPr>
        <w:pStyle w:val="Corpsdetexte"/>
        <w:rPr>
          <w:rFonts w:ascii="TeXGyreAdventor"/>
          <w:b/>
          <w:sz w:val="20"/>
        </w:rPr>
      </w:pPr>
    </w:p>
    <w:p w14:paraId="27C0F361" w14:textId="77777777" w:rsidR="00B11A0C" w:rsidRDefault="00B11A0C" w:rsidP="00B11A0C">
      <w:pPr>
        <w:pStyle w:val="Corpsdetexte"/>
        <w:spacing w:before="6"/>
        <w:rPr>
          <w:rFonts w:ascii="TeXGyreAdventor"/>
          <w:b/>
          <w:sz w:val="26"/>
        </w:rPr>
      </w:pPr>
      <w:r>
        <w:rPr>
          <w:noProof/>
          <w:lang w:eastAsia="fr-FR"/>
        </w:rPr>
        <w:drawing>
          <wp:anchor distT="0" distB="0" distL="0" distR="0" simplePos="0" relativeHeight="251645440" behindDoc="0" locked="0" layoutInCell="1" allowOverlap="1" wp14:anchorId="06C9A769" wp14:editId="6628F831">
            <wp:simplePos x="0" y="0"/>
            <wp:positionH relativeFrom="page">
              <wp:posOffset>3342004</wp:posOffset>
            </wp:positionH>
            <wp:positionV relativeFrom="paragraph">
              <wp:posOffset>283209</wp:posOffset>
            </wp:positionV>
            <wp:extent cx="862130" cy="58064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862130" cy="580643"/>
                    </a:xfrm>
                    <a:prstGeom prst="rect">
                      <a:avLst/>
                    </a:prstGeom>
                  </pic:spPr>
                </pic:pic>
              </a:graphicData>
            </a:graphic>
          </wp:anchor>
        </w:drawing>
      </w:r>
    </w:p>
    <w:p w14:paraId="30458C42" w14:textId="77777777" w:rsidR="00B11A0C" w:rsidRDefault="00B11A0C" w:rsidP="00B11A0C">
      <w:pPr>
        <w:pStyle w:val="Corpsdetexte"/>
        <w:spacing w:before="3" w:after="1"/>
        <w:rPr>
          <w:rFonts w:ascii="TeXGyreAdventor"/>
          <w:b/>
          <w:sz w:val="28"/>
        </w:rPr>
      </w:pPr>
    </w:p>
    <w:tbl>
      <w:tblPr>
        <w:tblStyle w:val="TableNormal"/>
        <w:tblW w:w="0" w:type="auto"/>
        <w:tblInd w:w="882" w:type="dxa"/>
        <w:tblLayout w:type="fixed"/>
        <w:tblLook w:val="01E0" w:firstRow="1" w:lastRow="1" w:firstColumn="1" w:lastColumn="1" w:noHBand="0" w:noVBand="0"/>
      </w:tblPr>
      <w:tblGrid>
        <w:gridCol w:w="1550"/>
        <w:gridCol w:w="5970"/>
      </w:tblGrid>
      <w:tr w:rsidR="00B11A0C" w14:paraId="43A395A7" w14:textId="77777777" w:rsidTr="00116C7C">
        <w:trPr>
          <w:trHeight w:val="792"/>
        </w:trPr>
        <w:tc>
          <w:tcPr>
            <w:tcW w:w="1550" w:type="dxa"/>
          </w:tcPr>
          <w:p w14:paraId="77228668" w14:textId="77777777" w:rsidR="00B11A0C" w:rsidRDefault="00B11A0C" w:rsidP="00116C7C">
            <w:pPr>
              <w:pStyle w:val="TableParagraph"/>
              <w:spacing w:before="7"/>
              <w:rPr>
                <w:rFonts w:ascii="TeXGyreAdventor"/>
                <w:b/>
                <w:sz w:val="24"/>
              </w:rPr>
            </w:pPr>
          </w:p>
          <w:p w14:paraId="028B3A19" w14:textId="77777777" w:rsidR="00B11A0C" w:rsidRDefault="00B11A0C" w:rsidP="00116C7C">
            <w:pPr>
              <w:pStyle w:val="TableParagraph"/>
              <w:spacing w:line="396" w:lineRule="exact"/>
              <w:ind w:left="200"/>
              <w:rPr>
                <w:rFonts w:ascii="Arial"/>
                <w:b/>
                <w:sz w:val="28"/>
              </w:rPr>
            </w:pPr>
            <w:r>
              <w:rPr>
                <w:rFonts w:ascii="TeXGyreAdventor"/>
                <w:b/>
                <w:sz w:val="28"/>
              </w:rPr>
              <w:t xml:space="preserve">Sujet </w:t>
            </w:r>
            <w:r>
              <w:rPr>
                <w:rFonts w:ascii="Arial"/>
                <w:b/>
                <w:sz w:val="28"/>
              </w:rPr>
              <w:t>:</w:t>
            </w:r>
          </w:p>
        </w:tc>
        <w:tc>
          <w:tcPr>
            <w:tcW w:w="5970" w:type="dxa"/>
          </w:tcPr>
          <w:p w14:paraId="32407D5E" w14:textId="77777777" w:rsidR="00B11A0C" w:rsidRDefault="00B11A0C" w:rsidP="00116C7C">
            <w:pPr>
              <w:pStyle w:val="TableParagraph"/>
              <w:spacing w:before="8"/>
              <w:rPr>
                <w:rFonts w:ascii="TeXGyreAdventor"/>
                <w:b/>
                <w:sz w:val="26"/>
              </w:rPr>
            </w:pPr>
          </w:p>
          <w:p w14:paraId="6F164009" w14:textId="0F784479" w:rsidR="00B11A0C" w:rsidRPr="00D14258" w:rsidRDefault="00B11A0C" w:rsidP="00A80E6E">
            <w:pPr>
              <w:pStyle w:val="TableParagraph"/>
              <w:spacing w:line="364" w:lineRule="exact"/>
              <w:rPr>
                <w:rFonts w:ascii="Carlito" w:hAnsi="Carlito"/>
                <w:b/>
                <w:sz w:val="28"/>
                <w:szCs w:val="28"/>
              </w:rPr>
            </w:pPr>
            <w:r w:rsidRPr="00D14258">
              <w:rPr>
                <w:rFonts w:ascii="Carlito" w:hAnsi="Carlito"/>
                <w:b/>
                <w:color w:val="0000FF"/>
                <w:sz w:val="28"/>
                <w:szCs w:val="28"/>
              </w:rPr>
              <w:t>Développe</w:t>
            </w:r>
            <w:r w:rsidR="00A80E6E">
              <w:rPr>
                <w:rFonts w:ascii="Carlito" w:hAnsi="Carlito"/>
                <w:b/>
                <w:color w:val="0000FF"/>
                <w:sz w:val="28"/>
                <w:szCs w:val="28"/>
              </w:rPr>
              <w:t>ment d’</w:t>
            </w:r>
            <w:r w:rsidRPr="00D14258">
              <w:rPr>
                <w:rFonts w:ascii="Carlito" w:hAnsi="Carlito"/>
                <w:b/>
                <w:color w:val="0000FF"/>
                <w:sz w:val="28"/>
                <w:szCs w:val="28"/>
              </w:rPr>
              <w:t xml:space="preserve">une </w:t>
            </w:r>
            <w:r w:rsidR="00D14258" w:rsidRPr="00D14258">
              <w:rPr>
                <w:rFonts w:ascii="Carlito" w:hAnsi="Carlito"/>
                <w:b/>
                <w:color w:val="0000FF"/>
                <w:sz w:val="28"/>
                <w:szCs w:val="28"/>
              </w:rPr>
              <w:t>plateforme</w:t>
            </w:r>
            <w:r w:rsidRPr="00D14258">
              <w:rPr>
                <w:rFonts w:ascii="Carlito" w:hAnsi="Carlito"/>
                <w:b/>
                <w:color w:val="0000FF"/>
                <w:sz w:val="28"/>
                <w:szCs w:val="28"/>
              </w:rPr>
              <w:t xml:space="preserve"> de </w:t>
            </w:r>
            <w:r w:rsidR="00D14258" w:rsidRPr="00D14258">
              <w:rPr>
                <w:rFonts w:ascii="Carlito" w:hAnsi="Carlito"/>
                <w:b/>
                <w:color w:val="0000FF"/>
                <w:sz w:val="28"/>
                <w:szCs w:val="28"/>
              </w:rPr>
              <w:t>g</w:t>
            </w:r>
            <w:r w:rsidRPr="00D14258">
              <w:rPr>
                <w:rFonts w:ascii="Carlito" w:hAnsi="Carlito"/>
                <w:b/>
                <w:color w:val="0000FF"/>
                <w:sz w:val="28"/>
                <w:szCs w:val="28"/>
              </w:rPr>
              <w:t xml:space="preserve">énération de compte rendu </w:t>
            </w:r>
            <w:r w:rsidR="00A80E6E">
              <w:rPr>
                <w:rFonts w:ascii="Carlito" w:hAnsi="Carlito"/>
                <w:b/>
                <w:color w:val="0000FF"/>
                <w:sz w:val="28"/>
                <w:szCs w:val="28"/>
              </w:rPr>
              <w:t xml:space="preserve">en </w:t>
            </w:r>
            <w:r w:rsidRPr="00D14258">
              <w:rPr>
                <w:rFonts w:ascii="Carlito" w:hAnsi="Carlito"/>
                <w:b/>
                <w:color w:val="0000FF"/>
                <w:sz w:val="28"/>
                <w:szCs w:val="28"/>
              </w:rPr>
              <w:t>échographie thyroïdienne</w:t>
            </w:r>
          </w:p>
        </w:tc>
      </w:tr>
    </w:tbl>
    <w:p w14:paraId="75B0EF39" w14:textId="77777777" w:rsidR="00B11A0C" w:rsidRDefault="00B11A0C" w:rsidP="00B11A0C">
      <w:pPr>
        <w:pStyle w:val="Corpsdetexte"/>
        <w:rPr>
          <w:rFonts w:ascii="TeXGyreAdventor"/>
          <w:b/>
          <w:sz w:val="20"/>
        </w:rPr>
      </w:pPr>
    </w:p>
    <w:p w14:paraId="1FD64975" w14:textId="77777777" w:rsidR="00B11A0C" w:rsidRDefault="00B11A0C" w:rsidP="00B11A0C">
      <w:pPr>
        <w:pStyle w:val="Corpsdetexte"/>
        <w:rPr>
          <w:rFonts w:ascii="TeXGyreAdventor"/>
          <w:b/>
          <w:sz w:val="20"/>
        </w:rPr>
      </w:pPr>
    </w:p>
    <w:p w14:paraId="7ACCC8C5" w14:textId="77777777" w:rsidR="00B11A0C" w:rsidRDefault="00B11A0C" w:rsidP="00B11A0C">
      <w:pPr>
        <w:pStyle w:val="Corpsdetexte"/>
        <w:rPr>
          <w:rFonts w:ascii="TeXGyreAdventor"/>
          <w:b/>
          <w:sz w:val="20"/>
        </w:rPr>
      </w:pPr>
    </w:p>
    <w:p w14:paraId="1D3F2168" w14:textId="77777777" w:rsidR="00B11A0C" w:rsidRDefault="00B11A0C" w:rsidP="00B11A0C">
      <w:pPr>
        <w:pStyle w:val="Corpsdetexte"/>
        <w:rPr>
          <w:rFonts w:ascii="TeXGyreAdventor"/>
          <w:b/>
          <w:sz w:val="20"/>
        </w:rPr>
      </w:pPr>
    </w:p>
    <w:p w14:paraId="19F165BB" w14:textId="77777777" w:rsidR="00B11A0C" w:rsidRDefault="00B11A0C" w:rsidP="00B11A0C">
      <w:pPr>
        <w:pStyle w:val="Corpsdetexte"/>
        <w:spacing w:before="2"/>
        <w:rPr>
          <w:rFonts w:ascii="TeXGyreAdventor"/>
          <w:b/>
          <w:sz w:val="21"/>
        </w:rPr>
      </w:pPr>
    </w:p>
    <w:tbl>
      <w:tblPr>
        <w:tblStyle w:val="TableNormal"/>
        <w:tblW w:w="0" w:type="auto"/>
        <w:tblInd w:w="243" w:type="dxa"/>
        <w:tblLayout w:type="fixed"/>
        <w:tblLook w:val="01E0" w:firstRow="1" w:lastRow="1" w:firstColumn="1" w:lastColumn="1" w:noHBand="0" w:noVBand="0"/>
      </w:tblPr>
      <w:tblGrid>
        <w:gridCol w:w="4065"/>
        <w:gridCol w:w="5409"/>
      </w:tblGrid>
      <w:tr w:rsidR="00B11A0C" w14:paraId="4060C00D" w14:textId="77777777" w:rsidTr="00116C7C">
        <w:trPr>
          <w:trHeight w:val="328"/>
        </w:trPr>
        <w:tc>
          <w:tcPr>
            <w:tcW w:w="4065" w:type="dxa"/>
          </w:tcPr>
          <w:p w14:paraId="5CD86D55" w14:textId="77777777" w:rsidR="00B11A0C" w:rsidRDefault="00B11A0C" w:rsidP="00116C7C">
            <w:pPr>
              <w:pStyle w:val="TableParagraph"/>
              <w:spacing w:line="286" w:lineRule="exact"/>
              <w:ind w:left="200"/>
              <w:rPr>
                <w:rFonts w:ascii="Carlito" w:hAnsi="Carlito"/>
                <w:b/>
                <w:sz w:val="28"/>
              </w:rPr>
            </w:pPr>
            <w:r>
              <w:rPr>
                <w:rFonts w:ascii="Carlito" w:hAnsi="Carlito"/>
                <w:b/>
                <w:sz w:val="28"/>
              </w:rPr>
              <w:t>Élaboré par :</w:t>
            </w:r>
          </w:p>
        </w:tc>
        <w:tc>
          <w:tcPr>
            <w:tcW w:w="5409" w:type="dxa"/>
          </w:tcPr>
          <w:p w14:paraId="75E72AC5" w14:textId="5D27E02F" w:rsidR="00B11A0C" w:rsidRDefault="00541365" w:rsidP="00116C7C">
            <w:pPr>
              <w:pStyle w:val="TableParagraph"/>
              <w:spacing w:line="309" w:lineRule="exact"/>
              <w:ind w:left="2385"/>
              <w:rPr>
                <w:rFonts w:ascii="Carlito"/>
                <w:b/>
                <w:sz w:val="32"/>
              </w:rPr>
            </w:pPr>
            <w:r>
              <w:rPr>
                <w:rFonts w:ascii="Carlito"/>
                <w:b/>
                <w:color w:val="0000FF"/>
                <w:sz w:val="32"/>
              </w:rPr>
              <w:t xml:space="preserve">          </w:t>
            </w:r>
            <w:proofErr w:type="spellStart"/>
            <w:r w:rsidR="00B11A0C">
              <w:rPr>
                <w:rFonts w:ascii="Carlito"/>
                <w:b/>
                <w:color w:val="0000FF"/>
                <w:sz w:val="32"/>
              </w:rPr>
              <w:t>Oumayma</w:t>
            </w:r>
            <w:proofErr w:type="spellEnd"/>
            <w:r w:rsidR="00B11A0C">
              <w:rPr>
                <w:rFonts w:ascii="Carlito"/>
                <w:b/>
                <w:color w:val="0000FF"/>
                <w:sz w:val="32"/>
              </w:rPr>
              <w:t xml:space="preserve"> </w:t>
            </w:r>
            <w:proofErr w:type="spellStart"/>
            <w:r w:rsidR="00B11A0C">
              <w:rPr>
                <w:rFonts w:ascii="Carlito"/>
                <w:b/>
                <w:color w:val="0000FF"/>
                <w:sz w:val="32"/>
              </w:rPr>
              <w:t>Mtat</w:t>
            </w:r>
            <w:proofErr w:type="spellEnd"/>
          </w:p>
        </w:tc>
      </w:tr>
    </w:tbl>
    <w:p w14:paraId="5AB48F8F" w14:textId="01A91D0A" w:rsidR="00B11A0C" w:rsidRDefault="00084E0C" w:rsidP="00B11A0C">
      <w:pPr>
        <w:tabs>
          <w:tab w:val="left" w:pos="8216"/>
        </w:tabs>
        <w:spacing w:before="70"/>
        <w:ind w:left="976"/>
        <w:rPr>
          <w:rFonts w:ascii="Carlito"/>
          <w:b/>
        </w:rPr>
      </w:pPr>
      <w:r>
        <w:rPr>
          <w:noProof/>
          <w:lang w:eastAsia="fr-FR"/>
        </w:rPr>
        <mc:AlternateContent>
          <mc:Choice Requires="wps">
            <w:drawing>
              <wp:anchor distT="0" distB="0" distL="114300" distR="114300" simplePos="0" relativeHeight="251656704" behindDoc="1" locked="0" layoutInCell="1" allowOverlap="1" wp14:anchorId="7337700A" wp14:editId="5037A45B">
                <wp:simplePos x="0" y="0"/>
                <wp:positionH relativeFrom="page">
                  <wp:posOffset>798830</wp:posOffset>
                </wp:positionH>
                <wp:positionV relativeFrom="paragraph">
                  <wp:posOffset>-1758315</wp:posOffset>
                </wp:positionV>
                <wp:extent cx="5964555" cy="1131570"/>
                <wp:effectExtent l="0" t="0" r="0" b="0"/>
                <wp:wrapNone/>
                <wp:docPr id="5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4555" cy="1131570"/>
                        </a:xfrm>
                        <a:custGeom>
                          <a:avLst/>
                          <a:gdLst>
                            <a:gd name="T0" fmla="+- 0 1421 1258"/>
                            <a:gd name="T1" fmla="*/ T0 w 9393"/>
                            <a:gd name="T2" fmla="+- 0 -2606 -2769"/>
                            <a:gd name="T3" fmla="*/ -2606 h 1782"/>
                            <a:gd name="T4" fmla="+- 0 1436 1258"/>
                            <a:gd name="T5" fmla="*/ T4 w 9393"/>
                            <a:gd name="T6" fmla="+- 0 -1151 -2769"/>
                            <a:gd name="T7" fmla="*/ -1151 h 1782"/>
                            <a:gd name="T8" fmla="+- 0 1436 1258"/>
                            <a:gd name="T9" fmla="*/ T8 w 9393"/>
                            <a:gd name="T10" fmla="+- 0 -2695 -2769"/>
                            <a:gd name="T11" fmla="*/ -2695 h 1782"/>
                            <a:gd name="T12" fmla="+- 0 1332 1258"/>
                            <a:gd name="T13" fmla="*/ T12 w 9393"/>
                            <a:gd name="T14" fmla="+- 0 -2695 -2769"/>
                            <a:gd name="T15" fmla="*/ -2695 h 1782"/>
                            <a:gd name="T16" fmla="+- 0 1332 1258"/>
                            <a:gd name="T17" fmla="*/ T16 w 9393"/>
                            <a:gd name="T18" fmla="+- 0 -1091 -2769"/>
                            <a:gd name="T19" fmla="*/ -1091 h 1782"/>
                            <a:gd name="T20" fmla="+- 0 1361 1258"/>
                            <a:gd name="T21" fmla="*/ T20 w 9393"/>
                            <a:gd name="T22" fmla="+- 0 -1062 -2769"/>
                            <a:gd name="T23" fmla="*/ -1062 h 1782"/>
                            <a:gd name="T24" fmla="+- 0 1436 1258"/>
                            <a:gd name="T25" fmla="*/ T24 w 9393"/>
                            <a:gd name="T26" fmla="+- 0 -1091 -2769"/>
                            <a:gd name="T27" fmla="*/ -1091 h 1782"/>
                            <a:gd name="T28" fmla="+- 0 1361 1258"/>
                            <a:gd name="T29" fmla="*/ T28 w 9393"/>
                            <a:gd name="T30" fmla="+- 0 -2666 -2769"/>
                            <a:gd name="T31" fmla="*/ -2666 h 1782"/>
                            <a:gd name="T32" fmla="+- 0 1436 1258"/>
                            <a:gd name="T33" fmla="*/ T32 w 9393"/>
                            <a:gd name="T34" fmla="+- 0 -2695 -2769"/>
                            <a:gd name="T35" fmla="*/ -2695 h 1782"/>
                            <a:gd name="T36" fmla="+- 0 1436 1258"/>
                            <a:gd name="T37" fmla="*/ T36 w 9393"/>
                            <a:gd name="T38" fmla="+- 0 -2606 -2769"/>
                            <a:gd name="T39" fmla="*/ -2606 h 1782"/>
                            <a:gd name="T40" fmla="+- 0 3546 1258"/>
                            <a:gd name="T41" fmla="*/ T40 w 9393"/>
                            <a:gd name="T42" fmla="+- 0 -2591 -2769"/>
                            <a:gd name="T43" fmla="*/ -2591 h 1782"/>
                            <a:gd name="T44" fmla="+- 0 3546 1258"/>
                            <a:gd name="T45" fmla="*/ T44 w 9393"/>
                            <a:gd name="T46" fmla="+- 0 -2695 -2769"/>
                            <a:gd name="T47" fmla="*/ -2695 h 1782"/>
                            <a:gd name="T48" fmla="+- 0 1436 1258"/>
                            <a:gd name="T49" fmla="*/ T48 w 9393"/>
                            <a:gd name="T50" fmla="+- 0 -2666 -2769"/>
                            <a:gd name="T51" fmla="*/ -2666 h 1782"/>
                            <a:gd name="T52" fmla="+- 0 3546 1258"/>
                            <a:gd name="T53" fmla="*/ T52 w 9393"/>
                            <a:gd name="T54" fmla="+- 0 -2695 -2769"/>
                            <a:gd name="T55" fmla="*/ -2695 h 1782"/>
                            <a:gd name="T56" fmla="+- 0 10473 1258"/>
                            <a:gd name="T57" fmla="*/ T56 w 9393"/>
                            <a:gd name="T58" fmla="+- 0 -2606 -2769"/>
                            <a:gd name="T59" fmla="*/ -2606 h 1782"/>
                            <a:gd name="T60" fmla="+- 0 3546 1258"/>
                            <a:gd name="T61" fmla="*/ T60 w 9393"/>
                            <a:gd name="T62" fmla="+- 0 -2606 -2769"/>
                            <a:gd name="T63" fmla="*/ -2606 h 1782"/>
                            <a:gd name="T64" fmla="+- 0 3723 1258"/>
                            <a:gd name="T65" fmla="*/ T64 w 9393"/>
                            <a:gd name="T66" fmla="+- 0 -2591 -2769"/>
                            <a:gd name="T67" fmla="*/ -2591 h 1782"/>
                            <a:gd name="T68" fmla="+- 0 10473 1258"/>
                            <a:gd name="T69" fmla="*/ T68 w 9393"/>
                            <a:gd name="T70" fmla="+- 0 -1165 -2769"/>
                            <a:gd name="T71" fmla="*/ -1165 h 1782"/>
                            <a:gd name="T72" fmla="+- 0 3546 1258"/>
                            <a:gd name="T73" fmla="*/ T72 w 9393"/>
                            <a:gd name="T74" fmla="+- 0 -1165 -2769"/>
                            <a:gd name="T75" fmla="*/ -1165 h 1782"/>
                            <a:gd name="T76" fmla="+- 0 1436 1258"/>
                            <a:gd name="T77" fmla="*/ T76 w 9393"/>
                            <a:gd name="T78" fmla="+- 0 -1165 -2769"/>
                            <a:gd name="T79" fmla="*/ -1165 h 1782"/>
                            <a:gd name="T80" fmla="+- 0 3531 1258"/>
                            <a:gd name="T81" fmla="*/ T80 w 9393"/>
                            <a:gd name="T82" fmla="+- 0 -1151 -2769"/>
                            <a:gd name="T83" fmla="*/ -1151 h 1782"/>
                            <a:gd name="T84" fmla="+- 0 3709 1258"/>
                            <a:gd name="T85" fmla="*/ T84 w 9393"/>
                            <a:gd name="T86" fmla="+- 0 -1151 -2769"/>
                            <a:gd name="T87" fmla="*/ -1151 h 1782"/>
                            <a:gd name="T88" fmla="+- 0 10488 1258"/>
                            <a:gd name="T89" fmla="*/ T88 w 9393"/>
                            <a:gd name="T90" fmla="+- 0 -1151 -2769"/>
                            <a:gd name="T91" fmla="*/ -1151 h 1782"/>
                            <a:gd name="T92" fmla="+- 0 10576 1258"/>
                            <a:gd name="T93" fmla="*/ T92 w 9393"/>
                            <a:gd name="T94" fmla="+- 0 -2695 -2769"/>
                            <a:gd name="T95" fmla="*/ -2695 h 1782"/>
                            <a:gd name="T96" fmla="+- 0 10576 1258"/>
                            <a:gd name="T97" fmla="*/ T96 w 9393"/>
                            <a:gd name="T98" fmla="+- 0 -2695 -2769"/>
                            <a:gd name="T99" fmla="*/ -2695 h 1782"/>
                            <a:gd name="T100" fmla="+- 0 3723 1258"/>
                            <a:gd name="T101" fmla="*/ T100 w 9393"/>
                            <a:gd name="T102" fmla="+- 0 -2695 -2769"/>
                            <a:gd name="T103" fmla="*/ -2695 h 1782"/>
                            <a:gd name="T104" fmla="+- 0 3546 1258"/>
                            <a:gd name="T105" fmla="*/ T104 w 9393"/>
                            <a:gd name="T106" fmla="+- 0 -2666 -2769"/>
                            <a:gd name="T107" fmla="*/ -2666 h 1782"/>
                            <a:gd name="T108" fmla="+- 0 10473 1258"/>
                            <a:gd name="T109" fmla="*/ T108 w 9393"/>
                            <a:gd name="T110" fmla="+- 0 -2666 -2769"/>
                            <a:gd name="T111" fmla="*/ -2666 h 1782"/>
                            <a:gd name="T112" fmla="+- 0 10548 1258"/>
                            <a:gd name="T113" fmla="*/ T112 w 9393"/>
                            <a:gd name="T114" fmla="+- 0 -1091 -2769"/>
                            <a:gd name="T115" fmla="*/ -1091 h 1782"/>
                            <a:gd name="T116" fmla="+- 0 3709 1258"/>
                            <a:gd name="T117" fmla="*/ T116 w 9393"/>
                            <a:gd name="T118" fmla="+- 0 -1091 -2769"/>
                            <a:gd name="T119" fmla="*/ -1091 h 1782"/>
                            <a:gd name="T120" fmla="+- 0 3531 1258"/>
                            <a:gd name="T121" fmla="*/ T120 w 9393"/>
                            <a:gd name="T122" fmla="+- 0 -1091 -2769"/>
                            <a:gd name="T123" fmla="*/ -1091 h 1782"/>
                            <a:gd name="T124" fmla="+- 0 1436 1258"/>
                            <a:gd name="T125" fmla="*/ T124 w 9393"/>
                            <a:gd name="T126" fmla="+- 0 -1062 -2769"/>
                            <a:gd name="T127" fmla="*/ -1062 h 1782"/>
                            <a:gd name="T128" fmla="+- 0 3546 1258"/>
                            <a:gd name="T129" fmla="*/ T128 w 9393"/>
                            <a:gd name="T130" fmla="+- 0 -1062 -2769"/>
                            <a:gd name="T131" fmla="*/ -1062 h 1782"/>
                            <a:gd name="T132" fmla="+- 0 10473 1258"/>
                            <a:gd name="T133" fmla="*/ T132 w 9393"/>
                            <a:gd name="T134" fmla="+- 0 -1062 -2769"/>
                            <a:gd name="T135" fmla="*/ -1062 h 1782"/>
                            <a:gd name="T136" fmla="+- 0 10576 1258"/>
                            <a:gd name="T137" fmla="*/ T136 w 9393"/>
                            <a:gd name="T138" fmla="+- 0 -1062 -2769"/>
                            <a:gd name="T139" fmla="*/ -1062 h 1782"/>
                            <a:gd name="T140" fmla="+- 0 10576 1258"/>
                            <a:gd name="T141" fmla="*/ T140 w 9393"/>
                            <a:gd name="T142" fmla="+- 0 -2695 -2769"/>
                            <a:gd name="T143" fmla="*/ -2695 h 1782"/>
                            <a:gd name="T144" fmla="+- 0 10636 1258"/>
                            <a:gd name="T145" fmla="*/ T144 w 9393"/>
                            <a:gd name="T146" fmla="+- 0 -2769 -2769"/>
                            <a:gd name="T147" fmla="*/ -2769 h 1782"/>
                            <a:gd name="T148" fmla="+- 0 3723 1258"/>
                            <a:gd name="T149" fmla="*/ T148 w 9393"/>
                            <a:gd name="T150" fmla="+- 0 -2769 -2769"/>
                            <a:gd name="T151" fmla="*/ -2769 h 1782"/>
                            <a:gd name="T152" fmla="+- 0 3546 1258"/>
                            <a:gd name="T153" fmla="*/ T152 w 9393"/>
                            <a:gd name="T154" fmla="+- 0 -2755 -2769"/>
                            <a:gd name="T155" fmla="*/ -2755 h 1782"/>
                            <a:gd name="T156" fmla="+- 0 10473 1258"/>
                            <a:gd name="T157" fmla="*/ T156 w 9393"/>
                            <a:gd name="T158" fmla="+- 0 -2755 -2769"/>
                            <a:gd name="T159" fmla="*/ -2755 h 1782"/>
                            <a:gd name="T160" fmla="+- 0 10636 1258"/>
                            <a:gd name="T161" fmla="*/ T160 w 9393"/>
                            <a:gd name="T162" fmla="+- 0 -2589 -2769"/>
                            <a:gd name="T163" fmla="*/ -2589 h 1782"/>
                            <a:gd name="T164" fmla="+- 0 10636 1258"/>
                            <a:gd name="T165" fmla="*/ T164 w 9393"/>
                            <a:gd name="T166" fmla="+- 0 -1165 -2769"/>
                            <a:gd name="T167" fmla="*/ -1165 h 1782"/>
                            <a:gd name="T168" fmla="+- 0 10473 1258"/>
                            <a:gd name="T169" fmla="*/ T168 w 9393"/>
                            <a:gd name="T170" fmla="+- 0 -1002 -2769"/>
                            <a:gd name="T171" fmla="*/ -1002 h 1782"/>
                            <a:gd name="T172" fmla="+- 0 3546 1258"/>
                            <a:gd name="T173" fmla="*/ T172 w 9393"/>
                            <a:gd name="T174" fmla="+- 0 -1002 -2769"/>
                            <a:gd name="T175" fmla="*/ -1002 h 1782"/>
                            <a:gd name="T176" fmla="+- 0 1436 1258"/>
                            <a:gd name="T177" fmla="*/ T176 w 9393"/>
                            <a:gd name="T178" fmla="+- 0 -1002 -2769"/>
                            <a:gd name="T179" fmla="*/ -1002 h 1782"/>
                            <a:gd name="T180" fmla="+- 0 1272 1258"/>
                            <a:gd name="T181" fmla="*/ T180 w 9393"/>
                            <a:gd name="T182" fmla="+- 0 -1165 -2769"/>
                            <a:gd name="T183" fmla="*/ -1165 h 1782"/>
                            <a:gd name="T184" fmla="+- 0 1272 1258"/>
                            <a:gd name="T185" fmla="*/ T184 w 9393"/>
                            <a:gd name="T186" fmla="+- 0 -2589 -2769"/>
                            <a:gd name="T187" fmla="*/ -2589 h 1782"/>
                            <a:gd name="T188" fmla="+- 0 1436 1258"/>
                            <a:gd name="T189" fmla="*/ T188 w 9393"/>
                            <a:gd name="T190" fmla="+- 0 -2755 -2769"/>
                            <a:gd name="T191" fmla="*/ -2755 h 1782"/>
                            <a:gd name="T192" fmla="+- 0 3546 1258"/>
                            <a:gd name="T193" fmla="*/ T192 w 9393"/>
                            <a:gd name="T194" fmla="+- 0 -2769 -2769"/>
                            <a:gd name="T195" fmla="*/ -2769 h 1782"/>
                            <a:gd name="T196" fmla="+- 0 1272 1258"/>
                            <a:gd name="T197" fmla="*/ T196 w 9393"/>
                            <a:gd name="T198" fmla="+- 0 -2769 -2769"/>
                            <a:gd name="T199" fmla="*/ -2769 h 1782"/>
                            <a:gd name="T200" fmla="+- 0 1258 1258"/>
                            <a:gd name="T201" fmla="*/ T200 w 9393"/>
                            <a:gd name="T202" fmla="+- 0 -2755 -2769"/>
                            <a:gd name="T203" fmla="*/ -2755 h 1782"/>
                            <a:gd name="T204" fmla="+- 0 1258 1258"/>
                            <a:gd name="T205" fmla="*/ T204 w 9393"/>
                            <a:gd name="T206" fmla="+- 0 -2589 -2769"/>
                            <a:gd name="T207" fmla="*/ -2589 h 1782"/>
                            <a:gd name="T208" fmla="+- 0 1258 1258"/>
                            <a:gd name="T209" fmla="*/ T208 w 9393"/>
                            <a:gd name="T210" fmla="+- 0 -1002 -2769"/>
                            <a:gd name="T211" fmla="*/ -1002 h 1782"/>
                            <a:gd name="T212" fmla="+- 0 1272 1258"/>
                            <a:gd name="T213" fmla="*/ T212 w 9393"/>
                            <a:gd name="T214" fmla="+- 0 -988 -2769"/>
                            <a:gd name="T215" fmla="*/ -988 h 1782"/>
                            <a:gd name="T216" fmla="+- 0 3531 1258"/>
                            <a:gd name="T217" fmla="*/ T216 w 9393"/>
                            <a:gd name="T218" fmla="+- 0 -988 -2769"/>
                            <a:gd name="T219" fmla="*/ -988 h 1782"/>
                            <a:gd name="T220" fmla="+- 0 3709 1258"/>
                            <a:gd name="T221" fmla="*/ T220 w 9393"/>
                            <a:gd name="T222" fmla="+- 0 -988 -2769"/>
                            <a:gd name="T223" fmla="*/ -988 h 1782"/>
                            <a:gd name="T224" fmla="+- 0 10636 1258"/>
                            <a:gd name="T225" fmla="*/ T224 w 9393"/>
                            <a:gd name="T226" fmla="+- 0 -988 -2769"/>
                            <a:gd name="T227" fmla="*/ -988 h 1782"/>
                            <a:gd name="T228" fmla="+- 0 10651 1258"/>
                            <a:gd name="T229" fmla="*/ T228 w 9393"/>
                            <a:gd name="T230" fmla="+- 0 -1002 -2769"/>
                            <a:gd name="T231" fmla="*/ -1002 h 1782"/>
                            <a:gd name="T232" fmla="+- 0 10651 1258"/>
                            <a:gd name="T233" fmla="*/ T232 w 9393"/>
                            <a:gd name="T234" fmla="+- 0 -2589 -2769"/>
                            <a:gd name="T235" fmla="*/ -2589 h 1782"/>
                            <a:gd name="T236" fmla="+- 0 10651 1258"/>
                            <a:gd name="T237" fmla="*/ T236 w 9393"/>
                            <a:gd name="T238" fmla="+- 0 -2755 -2769"/>
                            <a:gd name="T239" fmla="*/ -2755 h 1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393" h="1782">
                              <a:moveTo>
                                <a:pt x="178" y="163"/>
                              </a:moveTo>
                              <a:lnTo>
                                <a:pt x="163" y="163"/>
                              </a:lnTo>
                              <a:lnTo>
                                <a:pt x="163" y="1618"/>
                              </a:lnTo>
                              <a:lnTo>
                                <a:pt x="178" y="1618"/>
                              </a:lnTo>
                              <a:lnTo>
                                <a:pt x="178" y="163"/>
                              </a:lnTo>
                              <a:close/>
                              <a:moveTo>
                                <a:pt x="178" y="74"/>
                              </a:moveTo>
                              <a:lnTo>
                                <a:pt x="74" y="74"/>
                              </a:lnTo>
                              <a:lnTo>
                                <a:pt x="74" y="103"/>
                              </a:lnTo>
                              <a:lnTo>
                                <a:pt x="74" y="1678"/>
                              </a:lnTo>
                              <a:lnTo>
                                <a:pt x="74" y="1707"/>
                              </a:lnTo>
                              <a:lnTo>
                                <a:pt x="103" y="1707"/>
                              </a:lnTo>
                              <a:lnTo>
                                <a:pt x="178" y="1707"/>
                              </a:lnTo>
                              <a:lnTo>
                                <a:pt x="178" y="1678"/>
                              </a:lnTo>
                              <a:lnTo>
                                <a:pt x="103" y="1678"/>
                              </a:lnTo>
                              <a:lnTo>
                                <a:pt x="103" y="103"/>
                              </a:lnTo>
                              <a:lnTo>
                                <a:pt x="178" y="103"/>
                              </a:lnTo>
                              <a:lnTo>
                                <a:pt x="178" y="74"/>
                              </a:lnTo>
                              <a:close/>
                              <a:moveTo>
                                <a:pt x="2288" y="163"/>
                              </a:moveTo>
                              <a:lnTo>
                                <a:pt x="178" y="163"/>
                              </a:lnTo>
                              <a:lnTo>
                                <a:pt x="178" y="178"/>
                              </a:lnTo>
                              <a:lnTo>
                                <a:pt x="2288" y="178"/>
                              </a:lnTo>
                              <a:lnTo>
                                <a:pt x="2288" y="163"/>
                              </a:lnTo>
                              <a:close/>
                              <a:moveTo>
                                <a:pt x="2288" y="74"/>
                              </a:moveTo>
                              <a:lnTo>
                                <a:pt x="178" y="74"/>
                              </a:lnTo>
                              <a:lnTo>
                                <a:pt x="178" y="103"/>
                              </a:lnTo>
                              <a:lnTo>
                                <a:pt x="2288" y="103"/>
                              </a:lnTo>
                              <a:lnTo>
                                <a:pt x="2288" y="74"/>
                              </a:lnTo>
                              <a:close/>
                              <a:moveTo>
                                <a:pt x="9230" y="163"/>
                              </a:moveTo>
                              <a:lnTo>
                                <a:pt x="9215" y="163"/>
                              </a:lnTo>
                              <a:lnTo>
                                <a:pt x="2465" y="163"/>
                              </a:lnTo>
                              <a:lnTo>
                                <a:pt x="2288" y="163"/>
                              </a:lnTo>
                              <a:lnTo>
                                <a:pt x="2288" y="178"/>
                              </a:lnTo>
                              <a:lnTo>
                                <a:pt x="2465" y="178"/>
                              </a:lnTo>
                              <a:lnTo>
                                <a:pt x="9215" y="178"/>
                              </a:lnTo>
                              <a:lnTo>
                                <a:pt x="9215" y="1604"/>
                              </a:lnTo>
                              <a:lnTo>
                                <a:pt x="2451" y="1604"/>
                              </a:lnTo>
                              <a:lnTo>
                                <a:pt x="2288" y="1604"/>
                              </a:lnTo>
                              <a:lnTo>
                                <a:pt x="2273" y="1604"/>
                              </a:lnTo>
                              <a:lnTo>
                                <a:pt x="178" y="1604"/>
                              </a:lnTo>
                              <a:lnTo>
                                <a:pt x="178" y="1618"/>
                              </a:lnTo>
                              <a:lnTo>
                                <a:pt x="2273" y="1618"/>
                              </a:lnTo>
                              <a:lnTo>
                                <a:pt x="2288" y="1618"/>
                              </a:lnTo>
                              <a:lnTo>
                                <a:pt x="2451" y="1618"/>
                              </a:lnTo>
                              <a:lnTo>
                                <a:pt x="9215" y="1618"/>
                              </a:lnTo>
                              <a:lnTo>
                                <a:pt x="9230" y="1618"/>
                              </a:lnTo>
                              <a:lnTo>
                                <a:pt x="9230" y="163"/>
                              </a:lnTo>
                              <a:close/>
                              <a:moveTo>
                                <a:pt x="9318" y="74"/>
                              </a:moveTo>
                              <a:lnTo>
                                <a:pt x="9318" y="74"/>
                              </a:lnTo>
                              <a:lnTo>
                                <a:pt x="9215" y="74"/>
                              </a:lnTo>
                              <a:lnTo>
                                <a:pt x="2465" y="74"/>
                              </a:lnTo>
                              <a:lnTo>
                                <a:pt x="2288" y="74"/>
                              </a:lnTo>
                              <a:lnTo>
                                <a:pt x="2288" y="103"/>
                              </a:lnTo>
                              <a:lnTo>
                                <a:pt x="2465" y="103"/>
                              </a:lnTo>
                              <a:lnTo>
                                <a:pt x="9215" y="103"/>
                              </a:lnTo>
                              <a:lnTo>
                                <a:pt x="9290" y="103"/>
                              </a:lnTo>
                              <a:lnTo>
                                <a:pt x="9290" y="1678"/>
                              </a:lnTo>
                              <a:lnTo>
                                <a:pt x="9215" y="1678"/>
                              </a:lnTo>
                              <a:lnTo>
                                <a:pt x="2451" y="1678"/>
                              </a:lnTo>
                              <a:lnTo>
                                <a:pt x="2288" y="1678"/>
                              </a:lnTo>
                              <a:lnTo>
                                <a:pt x="2273" y="1678"/>
                              </a:lnTo>
                              <a:lnTo>
                                <a:pt x="178" y="1678"/>
                              </a:lnTo>
                              <a:lnTo>
                                <a:pt x="178" y="1707"/>
                              </a:lnTo>
                              <a:lnTo>
                                <a:pt x="2273" y="1707"/>
                              </a:lnTo>
                              <a:lnTo>
                                <a:pt x="2288" y="1707"/>
                              </a:lnTo>
                              <a:lnTo>
                                <a:pt x="2451" y="1707"/>
                              </a:lnTo>
                              <a:lnTo>
                                <a:pt x="9215" y="1707"/>
                              </a:lnTo>
                              <a:lnTo>
                                <a:pt x="9290" y="1707"/>
                              </a:lnTo>
                              <a:lnTo>
                                <a:pt x="9318" y="1707"/>
                              </a:lnTo>
                              <a:lnTo>
                                <a:pt x="9318" y="74"/>
                              </a:lnTo>
                              <a:close/>
                              <a:moveTo>
                                <a:pt x="9393" y="0"/>
                              </a:moveTo>
                              <a:lnTo>
                                <a:pt x="9378" y="0"/>
                              </a:lnTo>
                              <a:lnTo>
                                <a:pt x="9215" y="0"/>
                              </a:lnTo>
                              <a:lnTo>
                                <a:pt x="2465" y="0"/>
                              </a:lnTo>
                              <a:lnTo>
                                <a:pt x="2288" y="0"/>
                              </a:lnTo>
                              <a:lnTo>
                                <a:pt x="2288" y="14"/>
                              </a:lnTo>
                              <a:lnTo>
                                <a:pt x="2465" y="14"/>
                              </a:lnTo>
                              <a:lnTo>
                                <a:pt x="9215" y="14"/>
                              </a:lnTo>
                              <a:lnTo>
                                <a:pt x="9378" y="14"/>
                              </a:lnTo>
                              <a:lnTo>
                                <a:pt x="9378" y="180"/>
                              </a:lnTo>
                              <a:lnTo>
                                <a:pt x="9378" y="1604"/>
                              </a:lnTo>
                              <a:lnTo>
                                <a:pt x="9378" y="1767"/>
                              </a:lnTo>
                              <a:lnTo>
                                <a:pt x="9215" y="1767"/>
                              </a:lnTo>
                              <a:lnTo>
                                <a:pt x="2451" y="1767"/>
                              </a:lnTo>
                              <a:lnTo>
                                <a:pt x="2288" y="1767"/>
                              </a:lnTo>
                              <a:lnTo>
                                <a:pt x="2273" y="1767"/>
                              </a:lnTo>
                              <a:lnTo>
                                <a:pt x="178" y="1767"/>
                              </a:lnTo>
                              <a:lnTo>
                                <a:pt x="14" y="1767"/>
                              </a:lnTo>
                              <a:lnTo>
                                <a:pt x="14" y="1604"/>
                              </a:lnTo>
                              <a:lnTo>
                                <a:pt x="14" y="180"/>
                              </a:lnTo>
                              <a:lnTo>
                                <a:pt x="14" y="14"/>
                              </a:lnTo>
                              <a:lnTo>
                                <a:pt x="178" y="14"/>
                              </a:lnTo>
                              <a:lnTo>
                                <a:pt x="2288" y="14"/>
                              </a:lnTo>
                              <a:lnTo>
                                <a:pt x="2288" y="0"/>
                              </a:lnTo>
                              <a:lnTo>
                                <a:pt x="178" y="0"/>
                              </a:lnTo>
                              <a:lnTo>
                                <a:pt x="14" y="0"/>
                              </a:lnTo>
                              <a:lnTo>
                                <a:pt x="0" y="0"/>
                              </a:lnTo>
                              <a:lnTo>
                                <a:pt x="0" y="14"/>
                              </a:lnTo>
                              <a:lnTo>
                                <a:pt x="0" y="180"/>
                              </a:lnTo>
                              <a:lnTo>
                                <a:pt x="0" y="1604"/>
                              </a:lnTo>
                              <a:lnTo>
                                <a:pt x="0" y="1767"/>
                              </a:lnTo>
                              <a:lnTo>
                                <a:pt x="0" y="1781"/>
                              </a:lnTo>
                              <a:lnTo>
                                <a:pt x="14" y="1781"/>
                              </a:lnTo>
                              <a:lnTo>
                                <a:pt x="178" y="1781"/>
                              </a:lnTo>
                              <a:lnTo>
                                <a:pt x="2273" y="1781"/>
                              </a:lnTo>
                              <a:lnTo>
                                <a:pt x="2288" y="1781"/>
                              </a:lnTo>
                              <a:lnTo>
                                <a:pt x="2451" y="1781"/>
                              </a:lnTo>
                              <a:lnTo>
                                <a:pt x="9215" y="1781"/>
                              </a:lnTo>
                              <a:lnTo>
                                <a:pt x="9378" y="1781"/>
                              </a:lnTo>
                              <a:lnTo>
                                <a:pt x="9393" y="1781"/>
                              </a:lnTo>
                              <a:lnTo>
                                <a:pt x="9393" y="1767"/>
                              </a:lnTo>
                              <a:lnTo>
                                <a:pt x="9393" y="1604"/>
                              </a:lnTo>
                              <a:lnTo>
                                <a:pt x="9393" y="180"/>
                              </a:lnTo>
                              <a:lnTo>
                                <a:pt x="9393" y="14"/>
                              </a:lnTo>
                              <a:lnTo>
                                <a:pt x="93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AEF4BF" id="AutoShape 7" o:spid="_x0000_s1026" style="position:absolute;margin-left:62.9pt;margin-top:-138.45pt;width:469.65pt;height:89.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93,1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" path="m178,163r-15,l163,1618r15,l178,163xm178,74l74,74r,29l74,1678r,29l103,1707r75,l178,1678r-75,l103,103r75,l178,74xm2288,163r-2110,l178,178r2110,l2288,163xm2288,74l178,74r,29l2288,103r,-29xm9230,163r-15,l2465,163r-177,l2288,178r177,l9215,178r,1426l2451,1604r-163,l2273,1604r-2095,l178,1618r2095,l2288,1618r163,l9215,1618r15,l9230,163xm9318,74r,l9215,74r-6750,l2288,74r,29l2465,103r6750,l9290,103r,1575l9215,1678r-6764,l2288,1678r-15,l178,1678r,29l2273,1707r15,l2451,1707r6764,l9290,1707r28,l9318,74xm9393,r-15,l9215,,2465,,2288,r,14l2465,14r6750,l9378,14r,166l9378,1604r,163l9215,1767r-6764,l2288,1767r-15,l178,1767r-164,l14,1604,14,180,14,14r164,l2288,14r,-14l178,,14,,,,,14,,180,,1604r,163l,1781r14,l178,1781r2095,l2288,1781r163,l9215,1781r163,l9393,1781r,-14l9393,1604r,-1424l9393,14r,-14xe" fillcolor="black" stroked="f">
                <v:path arrowok="t" o:connecttype="custom" o:connectlocs="103505,-1654810;113030,-730885;113030,-1711325;46990,-1711325;46990,-692785;65405,-674370;113030,-692785;65405,-1692910;113030,-1711325;113030,-1654810;1452880,-1645285;1452880,-1711325;113030,-1692910;1452880,-1711325;5851525,-1654810;1452880,-1654810;1565275,-1645285;5851525,-739775;1452880,-739775;113030,-739775;1443355,-730885;1556385,-730885;5861050,-730885;5916930,-1711325;5916930,-1711325;1565275,-1711325;1452880,-1692910;5851525,-1692910;5899150,-692785;1556385,-692785;1443355,-692785;113030,-674370;1452880,-674370;5851525,-674370;5916930,-674370;5916930,-1711325;5955030,-1758315;1565275,-1758315;1452880,-1749425;5851525,-1749425;5955030,-1644015;5955030,-739775;5851525,-636270;1452880,-636270;113030,-636270;8890,-739775;8890,-1644015;113030,-1749425;1452880,-1758315;8890,-1758315;0,-1749425;0,-1644015;0,-636270;8890,-627380;1443355,-627380;1556385,-627380;5955030,-627380;5964555,-636270;5964555,-1644015;5964555,-1749425" o:connectangles="0,0,0,0,0,0,0,0,0,0,0,0,0,0,0,0,0,0,0,0,0,0,0,0,0,0,0,0,0,0,0,0,0,0,0,0,0,0,0,0,0,0,0,0,0,0,0,0,0,0,0,0,0,0,0,0,0,0,0,0"/>
                <w10:wrap anchorx="page"/>
              </v:shape>
            </w:pict>
          </mc:Fallback>
        </mc:AlternateContent>
      </w:r>
      <w:r w:rsidR="00D14258" w:rsidRPr="00D14258">
        <w:rPr>
          <w:rFonts w:ascii="Carlito" w:hAnsi="Carlito"/>
          <w:b/>
          <w:bCs/>
          <w:color w:val="000000"/>
          <w:shd w:val="clear" w:color="auto" w:fill="FFFFFF"/>
        </w:rPr>
        <w:t xml:space="preserve"> </w:t>
      </w:r>
      <w:r w:rsidR="00D14258">
        <w:rPr>
          <w:rStyle w:val="normaltextrun"/>
          <w:rFonts w:ascii="Carlito" w:hAnsi="Carlito"/>
          <w:b/>
          <w:bCs/>
          <w:color w:val="000000"/>
          <w:shd w:val="clear" w:color="auto" w:fill="FFFFFF"/>
        </w:rPr>
        <w:t xml:space="preserve">Soutenu le                                                                                         </w:t>
      </w:r>
      <w:r w:rsidR="00541365">
        <w:rPr>
          <w:rStyle w:val="normaltextrun"/>
          <w:rFonts w:ascii="Carlito" w:hAnsi="Carlito"/>
          <w:b/>
          <w:bCs/>
          <w:color w:val="000000"/>
          <w:shd w:val="clear" w:color="auto" w:fill="FFFFFF"/>
        </w:rPr>
        <w:t xml:space="preserve">                 </w:t>
      </w:r>
      <w:r w:rsidR="00D14258">
        <w:rPr>
          <w:rStyle w:val="normaltextrun"/>
          <w:rFonts w:ascii="Carlito" w:hAnsi="Carlito"/>
          <w:b/>
          <w:bCs/>
          <w:color w:val="000000"/>
          <w:shd w:val="clear" w:color="auto" w:fill="FFFFFF"/>
        </w:rPr>
        <w:t xml:space="preserve">                   </w:t>
      </w:r>
      <w:r w:rsidR="00D14258">
        <w:rPr>
          <w:rStyle w:val="tabchar"/>
          <w:rFonts w:ascii="Calibri" w:hAnsi="Calibri"/>
          <w:color w:val="0000FF"/>
          <w:shd w:val="clear" w:color="auto" w:fill="FFFFFF"/>
        </w:rPr>
        <w:t xml:space="preserve"> </w:t>
      </w:r>
      <w:r w:rsidR="00D14258">
        <w:rPr>
          <w:rStyle w:val="normaltextrun"/>
          <w:rFonts w:ascii="Carlito" w:hAnsi="Carlito"/>
          <w:b/>
          <w:bCs/>
          <w:color w:val="0000FF"/>
          <w:shd w:val="clear" w:color="auto" w:fill="FFFFFF"/>
        </w:rPr>
        <w:t>**/07/2020</w:t>
      </w:r>
    </w:p>
    <w:p w14:paraId="5BF43CCF" w14:textId="77777777" w:rsidR="00B11A0C" w:rsidRDefault="00B11A0C" w:rsidP="00B11A0C">
      <w:pPr>
        <w:pStyle w:val="Corpsdetexte"/>
        <w:spacing w:before="10"/>
        <w:rPr>
          <w:rFonts w:ascii="Carlito"/>
          <w:b/>
          <w:sz w:val="23"/>
        </w:rPr>
      </w:pPr>
    </w:p>
    <w:p w14:paraId="1CE4F99B" w14:textId="77777777" w:rsidR="00D14258" w:rsidRPr="00D14258" w:rsidRDefault="00D14258" w:rsidP="00D14258">
      <w:pPr>
        <w:widowControl/>
        <w:autoSpaceDE/>
        <w:autoSpaceDN/>
        <w:ind w:left="435"/>
        <w:textAlignment w:val="baseline"/>
        <w:rPr>
          <w:rFonts w:ascii="Segoe UI" w:hAnsi="Segoe UI" w:cs="Segoe UI"/>
          <w:sz w:val="18"/>
          <w:szCs w:val="18"/>
        </w:rPr>
      </w:pPr>
      <w:r w:rsidRPr="00D14258">
        <w:rPr>
          <w:rFonts w:ascii="Carlito" w:hAnsi="Carlito" w:cs="Segoe UI"/>
          <w:b/>
          <w:bCs/>
          <w:sz w:val="28"/>
          <w:szCs w:val="28"/>
        </w:rPr>
        <w:t>Jury</w:t>
      </w:r>
      <w:r w:rsidRPr="00D14258">
        <w:rPr>
          <w:rFonts w:ascii="Carlito" w:hAnsi="Carlito" w:cs="Segoe UI"/>
          <w:sz w:val="28"/>
          <w:szCs w:val="28"/>
        </w:rPr>
        <w:t> </w:t>
      </w:r>
    </w:p>
    <w:p w14:paraId="17487DFC" w14:textId="77777777" w:rsidR="00D14258" w:rsidRPr="00D14258" w:rsidRDefault="00D14258" w:rsidP="00D14258">
      <w:pPr>
        <w:widowControl/>
        <w:autoSpaceDE/>
        <w:autoSpaceDN/>
        <w:textAlignment w:val="baseline"/>
        <w:rPr>
          <w:rFonts w:ascii="Segoe UI" w:hAnsi="Segoe UI" w:cs="Segoe UI"/>
          <w:sz w:val="18"/>
          <w:szCs w:val="18"/>
        </w:rPr>
      </w:pPr>
      <w:r w:rsidRPr="00D14258">
        <w:rPr>
          <w:rFonts w:ascii="Carlito" w:hAnsi="Carlito" w:cs="Segoe UI"/>
          <w:sz w:val="18"/>
          <w:szCs w:val="18"/>
        </w:rPr>
        <w:t> </w:t>
      </w:r>
    </w:p>
    <w:tbl>
      <w:tblPr>
        <w:tblW w:w="9450" w:type="dxa"/>
        <w:tblInd w:w="2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30"/>
        <w:gridCol w:w="4920"/>
      </w:tblGrid>
      <w:tr w:rsidR="00D14258" w:rsidRPr="00D14258" w14:paraId="5CA4EB21" w14:textId="77777777" w:rsidTr="00D14258">
        <w:trPr>
          <w:trHeight w:val="360"/>
        </w:trPr>
        <w:tc>
          <w:tcPr>
            <w:tcW w:w="4530" w:type="dxa"/>
            <w:tcBorders>
              <w:top w:val="nil"/>
              <w:left w:val="nil"/>
              <w:bottom w:val="nil"/>
              <w:right w:val="nil"/>
            </w:tcBorders>
            <w:shd w:val="clear" w:color="auto" w:fill="auto"/>
            <w:hideMark/>
          </w:tcPr>
          <w:p w14:paraId="5315FBBF" w14:textId="77777777" w:rsidR="00D14258" w:rsidRPr="00D14258" w:rsidRDefault="00D14258" w:rsidP="00D14258">
            <w:pPr>
              <w:widowControl/>
              <w:autoSpaceDE/>
              <w:autoSpaceDN/>
              <w:ind w:left="195"/>
              <w:textAlignment w:val="baseline"/>
              <w:rPr>
                <w:sz w:val="24"/>
                <w:szCs w:val="24"/>
              </w:rPr>
            </w:pPr>
            <w:r w:rsidRPr="00D14258">
              <w:rPr>
                <w:rFonts w:ascii="Carlito" w:hAnsi="Carlito"/>
                <w:b/>
                <w:bCs/>
                <w:sz w:val="28"/>
                <w:szCs w:val="28"/>
              </w:rPr>
              <w:t>Président :</w:t>
            </w:r>
            <w:r w:rsidRPr="00D14258">
              <w:rPr>
                <w:rFonts w:ascii="Carlito" w:hAnsi="Carlito"/>
                <w:sz w:val="28"/>
                <w:szCs w:val="28"/>
              </w:rPr>
              <w:t> </w:t>
            </w:r>
          </w:p>
        </w:tc>
        <w:tc>
          <w:tcPr>
            <w:tcW w:w="4920" w:type="dxa"/>
            <w:tcBorders>
              <w:top w:val="nil"/>
              <w:left w:val="nil"/>
              <w:bottom w:val="nil"/>
              <w:right w:val="nil"/>
            </w:tcBorders>
            <w:shd w:val="clear" w:color="auto" w:fill="auto"/>
            <w:hideMark/>
          </w:tcPr>
          <w:p w14:paraId="0D67A801" w14:textId="54B53BA2" w:rsidR="00D14258" w:rsidRPr="00D14258" w:rsidRDefault="00D14258" w:rsidP="00D14258">
            <w:pPr>
              <w:widowControl/>
              <w:autoSpaceDE/>
              <w:autoSpaceDN/>
              <w:ind w:right="225"/>
              <w:jc w:val="right"/>
              <w:textAlignment w:val="baseline"/>
              <w:rPr>
                <w:sz w:val="24"/>
                <w:szCs w:val="24"/>
              </w:rPr>
            </w:pPr>
            <w:r>
              <w:rPr>
                <w:rFonts w:ascii="Carlito" w:hAnsi="Carlito"/>
                <w:b/>
                <w:bCs/>
                <w:color w:val="0000FF"/>
                <w:sz w:val="32"/>
                <w:szCs w:val="32"/>
              </w:rPr>
              <w:t>**</w:t>
            </w:r>
            <w:r w:rsidRPr="00D14258">
              <w:rPr>
                <w:rFonts w:ascii="Carlito" w:hAnsi="Carlito"/>
                <w:b/>
                <w:bCs/>
                <w:color w:val="0000FF"/>
                <w:sz w:val="32"/>
                <w:szCs w:val="32"/>
              </w:rPr>
              <w:t> </w:t>
            </w:r>
            <w:r w:rsidRPr="00D14258">
              <w:rPr>
                <w:rFonts w:ascii="Carlito" w:hAnsi="Carlito"/>
                <w:color w:val="0000FF"/>
                <w:sz w:val="32"/>
                <w:szCs w:val="32"/>
              </w:rPr>
              <w:t> </w:t>
            </w:r>
          </w:p>
        </w:tc>
      </w:tr>
      <w:tr w:rsidR="00D14258" w:rsidRPr="00D14258" w14:paraId="470175F1" w14:textId="77777777" w:rsidTr="00D14258">
        <w:trPr>
          <w:trHeight w:val="390"/>
        </w:trPr>
        <w:tc>
          <w:tcPr>
            <w:tcW w:w="4530" w:type="dxa"/>
            <w:tcBorders>
              <w:top w:val="nil"/>
              <w:left w:val="nil"/>
              <w:bottom w:val="nil"/>
              <w:right w:val="nil"/>
            </w:tcBorders>
            <w:shd w:val="clear" w:color="auto" w:fill="auto"/>
            <w:hideMark/>
          </w:tcPr>
          <w:p w14:paraId="3DDD36BE" w14:textId="77777777" w:rsidR="00D14258" w:rsidRPr="00D14258" w:rsidRDefault="00D14258" w:rsidP="00D14258">
            <w:pPr>
              <w:widowControl/>
              <w:autoSpaceDE/>
              <w:autoSpaceDN/>
              <w:ind w:left="195"/>
              <w:textAlignment w:val="baseline"/>
              <w:rPr>
                <w:sz w:val="24"/>
                <w:szCs w:val="24"/>
              </w:rPr>
            </w:pPr>
            <w:r w:rsidRPr="00D14258">
              <w:rPr>
                <w:rFonts w:ascii="Carlito" w:hAnsi="Carlito"/>
                <w:b/>
                <w:bCs/>
                <w:sz w:val="28"/>
                <w:szCs w:val="28"/>
              </w:rPr>
              <w:t>Rapporteur :</w:t>
            </w:r>
            <w:r w:rsidRPr="00D14258">
              <w:rPr>
                <w:rFonts w:ascii="Carlito" w:hAnsi="Carlito"/>
                <w:sz w:val="28"/>
                <w:szCs w:val="28"/>
              </w:rPr>
              <w:t> </w:t>
            </w:r>
          </w:p>
        </w:tc>
        <w:tc>
          <w:tcPr>
            <w:tcW w:w="4920" w:type="dxa"/>
            <w:tcBorders>
              <w:top w:val="nil"/>
              <w:left w:val="nil"/>
              <w:bottom w:val="nil"/>
              <w:right w:val="nil"/>
            </w:tcBorders>
            <w:shd w:val="clear" w:color="auto" w:fill="auto"/>
            <w:hideMark/>
          </w:tcPr>
          <w:p w14:paraId="6A89E41F" w14:textId="0A1EBD14" w:rsidR="00D14258" w:rsidRPr="00D14258" w:rsidRDefault="00D14258" w:rsidP="00D14258">
            <w:pPr>
              <w:widowControl/>
              <w:autoSpaceDE/>
              <w:autoSpaceDN/>
              <w:ind w:right="225"/>
              <w:jc w:val="right"/>
              <w:textAlignment w:val="baseline"/>
              <w:rPr>
                <w:sz w:val="24"/>
                <w:szCs w:val="24"/>
              </w:rPr>
            </w:pPr>
            <w:r>
              <w:rPr>
                <w:rFonts w:ascii="Carlito" w:hAnsi="Carlito"/>
                <w:b/>
                <w:bCs/>
                <w:color w:val="0000FF"/>
                <w:sz w:val="32"/>
                <w:szCs w:val="32"/>
              </w:rPr>
              <w:t>**</w:t>
            </w:r>
            <w:r w:rsidRPr="00D14258">
              <w:rPr>
                <w:rFonts w:ascii="Carlito" w:hAnsi="Carlito"/>
                <w:b/>
                <w:bCs/>
                <w:color w:val="0000FF"/>
                <w:sz w:val="32"/>
                <w:szCs w:val="32"/>
              </w:rPr>
              <w:t> </w:t>
            </w:r>
            <w:r w:rsidRPr="00D14258">
              <w:rPr>
                <w:rFonts w:ascii="Carlito" w:hAnsi="Carlito"/>
                <w:color w:val="0000FF"/>
                <w:sz w:val="32"/>
                <w:szCs w:val="32"/>
              </w:rPr>
              <w:t> </w:t>
            </w:r>
          </w:p>
        </w:tc>
      </w:tr>
      <w:tr w:rsidR="00D14258" w:rsidRPr="00D14258" w14:paraId="762BD964" w14:textId="77777777" w:rsidTr="00D14258">
        <w:trPr>
          <w:trHeight w:val="390"/>
        </w:trPr>
        <w:tc>
          <w:tcPr>
            <w:tcW w:w="4530" w:type="dxa"/>
            <w:tcBorders>
              <w:top w:val="nil"/>
              <w:left w:val="nil"/>
              <w:bottom w:val="nil"/>
              <w:right w:val="nil"/>
            </w:tcBorders>
            <w:shd w:val="clear" w:color="auto" w:fill="auto"/>
          </w:tcPr>
          <w:p w14:paraId="1E1681FC" w14:textId="4E132FD2" w:rsidR="00D14258" w:rsidRPr="00D14258" w:rsidRDefault="00D14258" w:rsidP="00D14258">
            <w:pPr>
              <w:widowControl/>
              <w:autoSpaceDE/>
              <w:autoSpaceDN/>
              <w:textAlignment w:val="baseline"/>
              <w:rPr>
                <w:sz w:val="24"/>
                <w:szCs w:val="24"/>
              </w:rPr>
            </w:pPr>
            <w:r>
              <w:rPr>
                <w:rFonts w:ascii="Carlito" w:hAnsi="Carlito"/>
                <w:b/>
                <w:bCs/>
                <w:sz w:val="28"/>
                <w:szCs w:val="28"/>
              </w:rPr>
              <w:t xml:space="preserve">   </w:t>
            </w:r>
            <w:r w:rsidRPr="00D14258">
              <w:rPr>
                <w:rFonts w:ascii="Carlito" w:hAnsi="Carlito"/>
                <w:b/>
                <w:bCs/>
                <w:sz w:val="28"/>
                <w:szCs w:val="28"/>
              </w:rPr>
              <w:t>Encadrant Universitaire :</w:t>
            </w:r>
            <w:r w:rsidRPr="00D14258">
              <w:rPr>
                <w:rFonts w:ascii="Carlito" w:hAnsi="Carlito"/>
                <w:sz w:val="28"/>
                <w:szCs w:val="28"/>
              </w:rPr>
              <w:t> </w:t>
            </w:r>
          </w:p>
        </w:tc>
        <w:tc>
          <w:tcPr>
            <w:tcW w:w="4920" w:type="dxa"/>
            <w:tcBorders>
              <w:top w:val="nil"/>
              <w:left w:val="nil"/>
              <w:bottom w:val="nil"/>
              <w:right w:val="nil"/>
            </w:tcBorders>
            <w:shd w:val="clear" w:color="auto" w:fill="auto"/>
          </w:tcPr>
          <w:p w14:paraId="60855572" w14:textId="3B3623A7" w:rsidR="00D14258" w:rsidRPr="00D14258" w:rsidRDefault="00D14258" w:rsidP="00D14258">
            <w:pPr>
              <w:widowControl/>
              <w:autoSpaceDE/>
              <w:autoSpaceDN/>
              <w:ind w:right="225"/>
              <w:jc w:val="right"/>
              <w:textAlignment w:val="baseline"/>
              <w:rPr>
                <w:sz w:val="24"/>
                <w:szCs w:val="24"/>
              </w:rPr>
            </w:pPr>
            <w:r>
              <w:rPr>
                <w:rFonts w:ascii="Carlito" w:hAnsi="Carlito"/>
                <w:b/>
                <w:bCs/>
                <w:color w:val="0000FF"/>
                <w:sz w:val="32"/>
                <w:szCs w:val="32"/>
              </w:rPr>
              <w:t xml:space="preserve">Mr. </w:t>
            </w:r>
            <w:proofErr w:type="spellStart"/>
            <w:r>
              <w:rPr>
                <w:rFonts w:ascii="Carlito" w:hAnsi="Carlito"/>
                <w:b/>
                <w:bCs/>
                <w:color w:val="0000FF"/>
                <w:sz w:val="32"/>
                <w:szCs w:val="32"/>
              </w:rPr>
              <w:t>Kalti</w:t>
            </w:r>
            <w:proofErr w:type="spellEnd"/>
            <w:r>
              <w:rPr>
                <w:rFonts w:ascii="Carlito" w:hAnsi="Carlito"/>
                <w:b/>
                <w:bCs/>
                <w:color w:val="0000FF"/>
                <w:sz w:val="32"/>
                <w:szCs w:val="32"/>
              </w:rPr>
              <w:t xml:space="preserve"> Karim</w:t>
            </w:r>
          </w:p>
        </w:tc>
      </w:tr>
      <w:tr w:rsidR="00D14258" w:rsidRPr="00D14258" w14:paraId="23AC4D9C" w14:textId="77777777" w:rsidTr="00D14258">
        <w:trPr>
          <w:trHeight w:val="360"/>
        </w:trPr>
        <w:tc>
          <w:tcPr>
            <w:tcW w:w="4530" w:type="dxa"/>
            <w:tcBorders>
              <w:top w:val="nil"/>
              <w:left w:val="nil"/>
              <w:bottom w:val="nil"/>
              <w:right w:val="nil"/>
            </w:tcBorders>
            <w:shd w:val="clear" w:color="auto" w:fill="auto"/>
          </w:tcPr>
          <w:p w14:paraId="0B3FCF83" w14:textId="2FACD4D8" w:rsidR="00D14258" w:rsidRPr="00D14258" w:rsidRDefault="00D14258" w:rsidP="00D14258">
            <w:pPr>
              <w:widowControl/>
              <w:autoSpaceDE/>
              <w:autoSpaceDN/>
              <w:ind w:left="195"/>
              <w:textAlignment w:val="baseline"/>
              <w:rPr>
                <w:sz w:val="24"/>
                <w:szCs w:val="24"/>
              </w:rPr>
            </w:pPr>
          </w:p>
        </w:tc>
        <w:tc>
          <w:tcPr>
            <w:tcW w:w="4920" w:type="dxa"/>
            <w:tcBorders>
              <w:top w:val="nil"/>
              <w:left w:val="nil"/>
              <w:bottom w:val="nil"/>
              <w:right w:val="nil"/>
            </w:tcBorders>
            <w:shd w:val="clear" w:color="auto" w:fill="auto"/>
          </w:tcPr>
          <w:p w14:paraId="2A088392" w14:textId="669650F6" w:rsidR="00D14258" w:rsidRPr="00D14258" w:rsidRDefault="00D14258" w:rsidP="00D14258">
            <w:pPr>
              <w:widowControl/>
              <w:autoSpaceDE/>
              <w:autoSpaceDN/>
              <w:ind w:right="225"/>
              <w:jc w:val="right"/>
              <w:textAlignment w:val="baseline"/>
              <w:rPr>
                <w:sz w:val="24"/>
                <w:szCs w:val="24"/>
              </w:rPr>
            </w:pPr>
          </w:p>
        </w:tc>
      </w:tr>
    </w:tbl>
    <w:p w14:paraId="48F16141" w14:textId="33E9E205" w:rsidR="00B11A0C" w:rsidRDefault="00B11A0C" w:rsidP="00B11A0C">
      <w:pPr>
        <w:pStyle w:val="Corpsdetexte"/>
        <w:spacing w:before="10"/>
        <w:rPr>
          <w:rFonts w:ascii="Carlito"/>
          <w:b/>
          <w:sz w:val="32"/>
        </w:rPr>
      </w:pPr>
    </w:p>
    <w:p w14:paraId="2E90A3C6" w14:textId="77777777" w:rsidR="00D14258" w:rsidRDefault="00D14258" w:rsidP="00B11A0C">
      <w:pPr>
        <w:pStyle w:val="Corpsdetexte"/>
        <w:spacing w:before="10"/>
        <w:rPr>
          <w:rFonts w:ascii="Carlito"/>
          <w:b/>
          <w:sz w:val="32"/>
        </w:rPr>
      </w:pPr>
    </w:p>
    <w:p w14:paraId="6F2CD978" w14:textId="77777777" w:rsidR="00B11A0C" w:rsidRDefault="00B11A0C" w:rsidP="00B11A0C">
      <w:pPr>
        <w:ind w:left="1574" w:right="1584"/>
        <w:jc w:val="center"/>
        <w:rPr>
          <w:rFonts w:ascii="Arial" w:hAnsi="Arial"/>
          <w:b/>
          <w:sz w:val="32"/>
        </w:rPr>
      </w:pPr>
      <w:r>
        <w:rPr>
          <w:rFonts w:ascii="Arial" w:hAnsi="Arial"/>
          <w:b/>
          <w:sz w:val="32"/>
        </w:rPr>
        <w:t>Année Universitaire 2019/2020</w:t>
      </w:r>
    </w:p>
    <w:p w14:paraId="002A724F" w14:textId="47BD8919" w:rsidR="00B11A0C" w:rsidRDefault="00B11A0C">
      <w:pPr>
        <w:spacing w:before="84"/>
        <w:ind w:left="1574" w:right="1595"/>
        <w:jc w:val="center"/>
        <w:rPr>
          <w:b/>
          <w:i/>
          <w:w w:val="105"/>
          <w:sz w:val="60"/>
        </w:rPr>
      </w:pPr>
    </w:p>
    <w:p w14:paraId="4D41565A" w14:textId="77777777" w:rsidR="00D14258" w:rsidRDefault="00D14258">
      <w:pPr>
        <w:spacing w:before="84"/>
        <w:ind w:left="1574" w:right="1595"/>
        <w:jc w:val="center"/>
        <w:rPr>
          <w:b/>
          <w:i/>
          <w:w w:val="105"/>
          <w:sz w:val="60"/>
        </w:rPr>
      </w:pPr>
    </w:p>
    <w:p w14:paraId="370DDA3E" w14:textId="77777777" w:rsidR="00D14258" w:rsidRDefault="00D14258" w:rsidP="00D14258">
      <w:pPr>
        <w:spacing w:line="516" w:lineRule="auto"/>
        <w:rPr>
          <w:sz w:val="28"/>
        </w:rPr>
        <w:sectPr w:rsidR="00D14258">
          <w:pgSz w:w="11910" w:h="16840"/>
          <w:pgMar w:top="1320" w:right="960" w:bottom="280" w:left="980" w:header="720" w:footer="720" w:gutter="0"/>
          <w:cols w:space="720"/>
        </w:sectPr>
      </w:pPr>
    </w:p>
    <w:p w14:paraId="297A5743" w14:textId="44674E23" w:rsidR="00D14258" w:rsidRDefault="00D14258" w:rsidP="00D14258">
      <w:pPr>
        <w:spacing w:before="86"/>
        <w:ind w:left="1574" w:right="1592"/>
        <w:jc w:val="center"/>
        <w:rPr>
          <w:b/>
          <w:i/>
          <w:w w:val="110"/>
          <w:sz w:val="60"/>
        </w:rPr>
      </w:pPr>
      <w:r>
        <w:rPr>
          <w:b/>
          <w:i/>
          <w:w w:val="110"/>
          <w:sz w:val="60"/>
        </w:rPr>
        <w:lastRenderedPageBreak/>
        <w:t>Remerciements</w:t>
      </w:r>
    </w:p>
    <w:p w14:paraId="4A2D64D0" w14:textId="77777777" w:rsidR="0028171D" w:rsidRDefault="0028171D" w:rsidP="00D14258">
      <w:pPr>
        <w:spacing w:before="86"/>
        <w:ind w:left="1574" w:right="1592"/>
        <w:jc w:val="center"/>
        <w:rPr>
          <w:b/>
          <w:i/>
          <w:sz w:val="60"/>
        </w:rPr>
      </w:pPr>
    </w:p>
    <w:p w14:paraId="338C55BA" w14:textId="540C7B0D" w:rsidR="00A2587B" w:rsidRDefault="00A2587B" w:rsidP="00A2587B">
      <w:pPr>
        <w:pStyle w:val="Corpsdetexte"/>
        <w:spacing w:line="360" w:lineRule="auto"/>
        <w:ind w:left="438" w:right="454"/>
        <w:jc w:val="both"/>
        <w:rPr>
          <w:rFonts w:ascii="Caladea" w:hAnsi="Caladea"/>
          <w:sz w:val="28"/>
        </w:rPr>
      </w:pPr>
      <w:r w:rsidRPr="0076579D">
        <w:rPr>
          <w:rFonts w:ascii="Caladea" w:hAnsi="Caladea"/>
          <w:sz w:val="28"/>
          <w:szCs w:val="22"/>
        </w:rPr>
        <w:t>Je souhaite avant tout remercier mon</w:t>
      </w:r>
      <w:r>
        <w:rPr>
          <w:rFonts w:ascii="Caladea" w:hAnsi="Caladea"/>
          <w:sz w:val="28"/>
        </w:rPr>
        <w:t xml:space="preserve"> encadrant</w:t>
      </w:r>
      <w:r w:rsidRPr="0076579D">
        <w:rPr>
          <w:rFonts w:ascii="Caladea" w:hAnsi="Caladea"/>
          <w:sz w:val="28"/>
          <w:szCs w:val="22"/>
        </w:rPr>
        <w:t xml:space="preserve"> </w:t>
      </w:r>
      <w:r w:rsidRPr="00A2587B">
        <w:rPr>
          <w:rFonts w:ascii="Caladea" w:hAnsi="Caladea"/>
          <w:sz w:val="28"/>
        </w:rPr>
        <w:t xml:space="preserve">Mr. </w:t>
      </w:r>
      <w:proofErr w:type="spellStart"/>
      <w:r w:rsidRPr="00A2587B">
        <w:rPr>
          <w:rFonts w:ascii="Caladea" w:hAnsi="Caladea"/>
          <w:b/>
          <w:bCs/>
          <w:sz w:val="28"/>
        </w:rPr>
        <w:t>Kalti</w:t>
      </w:r>
      <w:proofErr w:type="spellEnd"/>
      <w:r w:rsidRPr="00A2587B">
        <w:rPr>
          <w:rFonts w:ascii="Caladea" w:hAnsi="Caladea"/>
          <w:b/>
          <w:bCs/>
          <w:sz w:val="28"/>
        </w:rPr>
        <w:t xml:space="preserve"> Karim</w:t>
      </w:r>
      <w:r w:rsidRPr="00A2587B">
        <w:rPr>
          <w:rFonts w:ascii="Caladea" w:hAnsi="Caladea"/>
          <w:sz w:val="28"/>
        </w:rPr>
        <w:t>,</w:t>
      </w:r>
      <w:r w:rsidRPr="00A2587B">
        <w:rPr>
          <w:rFonts w:ascii="Caladea" w:hAnsi="Caladea"/>
          <w:sz w:val="28"/>
          <w:szCs w:val="22"/>
        </w:rPr>
        <w:t xml:space="preserve"> </w:t>
      </w:r>
      <w:r w:rsidRPr="0076579D">
        <w:rPr>
          <w:rFonts w:ascii="Caladea" w:hAnsi="Caladea"/>
          <w:sz w:val="28"/>
          <w:szCs w:val="22"/>
        </w:rPr>
        <w:t xml:space="preserve">pour sa </w:t>
      </w:r>
      <w:r>
        <w:rPr>
          <w:rFonts w:ascii="Caladea" w:hAnsi="Caladea"/>
          <w:sz w:val="28"/>
          <w:szCs w:val="22"/>
        </w:rPr>
        <w:t xml:space="preserve">patience, </w:t>
      </w:r>
      <w:r w:rsidRPr="0076579D">
        <w:rPr>
          <w:rFonts w:ascii="Caladea" w:hAnsi="Caladea"/>
          <w:sz w:val="28"/>
          <w:szCs w:val="22"/>
        </w:rPr>
        <w:t>ses conseils</w:t>
      </w:r>
      <w:r w:rsidR="00FD39F6">
        <w:rPr>
          <w:rFonts w:ascii="Caladea" w:hAnsi="Caladea"/>
          <w:sz w:val="28"/>
          <w:szCs w:val="22"/>
        </w:rPr>
        <w:t xml:space="preserve"> et</w:t>
      </w:r>
      <w:r w:rsidRPr="00A2587B">
        <w:t xml:space="preserve"> </w:t>
      </w:r>
      <w:r w:rsidRPr="00A2587B">
        <w:rPr>
          <w:rFonts w:ascii="Caladea" w:hAnsi="Caladea"/>
          <w:sz w:val="28"/>
          <w:szCs w:val="22"/>
        </w:rPr>
        <w:t xml:space="preserve">pour le temps qu’il a consacré à m’apporter les outils méthodologiques indispensables à la conduite de </w:t>
      </w:r>
      <w:r>
        <w:rPr>
          <w:rFonts w:ascii="Caladea" w:hAnsi="Caladea"/>
          <w:sz w:val="28"/>
          <w:szCs w:val="22"/>
        </w:rPr>
        <w:t>ce projet.</w:t>
      </w:r>
    </w:p>
    <w:p w14:paraId="5950312A" w14:textId="466F235E" w:rsidR="00A2587B" w:rsidRDefault="00A2587B" w:rsidP="00A2587B">
      <w:pPr>
        <w:spacing w:before="596" w:line="362" w:lineRule="auto"/>
        <w:ind w:left="436" w:right="454"/>
        <w:jc w:val="both"/>
        <w:rPr>
          <w:rFonts w:ascii="Caladea" w:hAnsi="Caladea"/>
          <w:sz w:val="28"/>
        </w:rPr>
      </w:pPr>
      <w:r w:rsidRPr="00A2587B">
        <w:rPr>
          <w:rFonts w:ascii="Caladea" w:hAnsi="Caladea"/>
          <w:sz w:val="28"/>
        </w:rPr>
        <w:t xml:space="preserve"> </w:t>
      </w:r>
      <w:r w:rsidRPr="0076579D">
        <w:rPr>
          <w:rFonts w:ascii="Caladea" w:hAnsi="Caladea"/>
          <w:sz w:val="28"/>
        </w:rPr>
        <w:t>Je désire aussi remercier les professeurs de l</w:t>
      </w:r>
      <w:r>
        <w:rPr>
          <w:rFonts w:ascii="Caladea" w:hAnsi="Caladea"/>
          <w:sz w:val="28"/>
        </w:rPr>
        <w:t>a faculté des sciences de Monastir</w:t>
      </w:r>
      <w:r w:rsidRPr="0076579D">
        <w:rPr>
          <w:rFonts w:ascii="Caladea" w:hAnsi="Caladea"/>
          <w:sz w:val="28"/>
        </w:rPr>
        <w:t>, qui m’ont fourni les outils nécessaires à la réussite de mes études universitaires.</w:t>
      </w:r>
    </w:p>
    <w:p w14:paraId="2B0861DE" w14:textId="658090C7" w:rsidR="00A2587B" w:rsidRDefault="00A2587B" w:rsidP="00A2587B">
      <w:pPr>
        <w:spacing w:before="596" w:line="362" w:lineRule="auto"/>
        <w:ind w:left="436" w:right="454"/>
        <w:jc w:val="both"/>
        <w:rPr>
          <w:rFonts w:ascii="Caladea" w:hAnsi="Caladea"/>
          <w:sz w:val="28"/>
        </w:rPr>
      </w:pPr>
      <w:r w:rsidRPr="0076579D">
        <w:rPr>
          <w:rFonts w:ascii="Caladea" w:hAnsi="Caladea"/>
          <w:sz w:val="28"/>
        </w:rPr>
        <w:t>Je remercie mes parents</w:t>
      </w:r>
      <w:r w:rsidR="00FD39F6">
        <w:rPr>
          <w:rFonts w:ascii="Caladea" w:hAnsi="Caladea"/>
          <w:sz w:val="28"/>
        </w:rPr>
        <w:t xml:space="preserve">, </w:t>
      </w:r>
      <w:r w:rsidR="00FD39F6" w:rsidRPr="0076579D">
        <w:rPr>
          <w:rFonts w:ascii="Caladea" w:hAnsi="Caladea"/>
          <w:sz w:val="28"/>
        </w:rPr>
        <w:t>mon frère</w:t>
      </w:r>
      <w:r w:rsidR="00541365">
        <w:rPr>
          <w:rFonts w:ascii="Caladea" w:hAnsi="Caladea"/>
          <w:sz w:val="28"/>
        </w:rPr>
        <w:t xml:space="preserve"> </w:t>
      </w:r>
      <w:r w:rsidR="00FD39F6">
        <w:rPr>
          <w:rFonts w:ascii="Caladea" w:hAnsi="Caladea"/>
          <w:sz w:val="28"/>
        </w:rPr>
        <w:t>et</w:t>
      </w:r>
      <w:r w:rsidR="00541365">
        <w:rPr>
          <w:rFonts w:ascii="Caladea" w:hAnsi="Caladea"/>
          <w:sz w:val="28"/>
        </w:rPr>
        <w:t xml:space="preserve"> </w:t>
      </w:r>
      <w:r w:rsidR="00FD39F6">
        <w:rPr>
          <w:rFonts w:ascii="Caladea" w:hAnsi="Caladea"/>
          <w:sz w:val="28"/>
        </w:rPr>
        <w:t>toute ma famille p</w:t>
      </w:r>
      <w:r w:rsidRPr="0076579D">
        <w:rPr>
          <w:rFonts w:ascii="Caladea" w:hAnsi="Caladea"/>
          <w:sz w:val="28"/>
        </w:rPr>
        <w:t xml:space="preserve">our </w:t>
      </w:r>
      <w:r w:rsidR="00FD39F6">
        <w:rPr>
          <w:rFonts w:ascii="Caladea" w:hAnsi="Caladea"/>
          <w:sz w:val="28"/>
        </w:rPr>
        <w:t xml:space="preserve">leurs </w:t>
      </w:r>
      <w:r w:rsidRPr="0076579D">
        <w:rPr>
          <w:rFonts w:ascii="Caladea" w:hAnsi="Caladea"/>
          <w:sz w:val="28"/>
        </w:rPr>
        <w:t>encouragement</w:t>
      </w:r>
      <w:r w:rsidR="007F3BB2">
        <w:rPr>
          <w:rFonts w:ascii="Caladea" w:hAnsi="Caladea"/>
          <w:sz w:val="28"/>
        </w:rPr>
        <w:t>s</w:t>
      </w:r>
      <w:r w:rsidRPr="0076579D">
        <w:rPr>
          <w:rFonts w:ascii="Caladea" w:hAnsi="Caladea"/>
          <w:sz w:val="28"/>
        </w:rPr>
        <w:t>.</w:t>
      </w:r>
    </w:p>
    <w:p w14:paraId="0CCC09A8" w14:textId="62B9B2F5" w:rsidR="00200ED5" w:rsidRPr="0076579D" w:rsidRDefault="00200ED5" w:rsidP="00A2587B">
      <w:pPr>
        <w:spacing w:before="596" w:line="362" w:lineRule="auto"/>
        <w:ind w:left="436" w:right="454"/>
        <w:jc w:val="both"/>
        <w:rPr>
          <w:rFonts w:ascii="Caladea" w:hAnsi="Caladea"/>
          <w:sz w:val="28"/>
        </w:rPr>
      </w:pPr>
      <w:r w:rsidRPr="00200ED5">
        <w:rPr>
          <w:rFonts w:ascii="Caladea" w:hAnsi="Caladea"/>
          <w:sz w:val="28"/>
        </w:rPr>
        <w:t>Je remercie en particulier </w:t>
      </w:r>
      <w:r>
        <w:rPr>
          <w:rFonts w:ascii="Caladea" w:hAnsi="Caladea"/>
          <w:sz w:val="28"/>
        </w:rPr>
        <w:t xml:space="preserve">mon cousin </w:t>
      </w:r>
      <w:r w:rsidRPr="00200ED5">
        <w:rPr>
          <w:rFonts w:ascii="Caladea" w:hAnsi="Caladea"/>
          <w:b/>
          <w:bCs/>
          <w:sz w:val="28"/>
        </w:rPr>
        <w:t xml:space="preserve">Oussama Ben </w:t>
      </w:r>
      <w:r w:rsidR="00802449" w:rsidRPr="00200ED5">
        <w:rPr>
          <w:rFonts w:ascii="Caladea" w:hAnsi="Caladea"/>
          <w:b/>
          <w:bCs/>
          <w:sz w:val="28"/>
        </w:rPr>
        <w:t>Hassen</w:t>
      </w:r>
      <w:r w:rsidRPr="00200ED5">
        <w:rPr>
          <w:rFonts w:ascii="Caladea" w:hAnsi="Caladea"/>
          <w:sz w:val="28"/>
        </w:rPr>
        <w:t xml:space="preserve">, pour </w:t>
      </w:r>
      <w:r>
        <w:rPr>
          <w:rFonts w:ascii="Caladea" w:hAnsi="Caladea"/>
          <w:sz w:val="28"/>
        </w:rPr>
        <w:t>son soutien tout au long de mon parcours universitaire</w:t>
      </w:r>
      <w:r w:rsidRPr="00200ED5">
        <w:rPr>
          <w:rFonts w:ascii="Caladea" w:hAnsi="Caladea"/>
          <w:sz w:val="28"/>
        </w:rPr>
        <w:t>.</w:t>
      </w:r>
    </w:p>
    <w:p w14:paraId="7B9F5796" w14:textId="77777777" w:rsidR="00A2587B" w:rsidRPr="0076579D" w:rsidRDefault="00A2587B" w:rsidP="00A2587B">
      <w:pPr>
        <w:spacing w:before="596" w:line="362" w:lineRule="auto"/>
        <w:ind w:left="436" w:right="454"/>
        <w:jc w:val="both"/>
        <w:rPr>
          <w:rFonts w:ascii="Caladea" w:hAnsi="Caladea"/>
          <w:sz w:val="28"/>
        </w:rPr>
      </w:pPr>
      <w:r w:rsidRPr="0076579D">
        <w:rPr>
          <w:rFonts w:ascii="Caladea" w:hAnsi="Caladea"/>
          <w:sz w:val="28"/>
        </w:rPr>
        <w:t>Je voudrais exprimer ma reconnaissance envers les amis et collègues qui m’ont apporté leur soutien moral et intellectuel tout au long de ma démarche.</w:t>
      </w:r>
    </w:p>
    <w:p w14:paraId="2AF022CF" w14:textId="3EE0317D" w:rsidR="00A2587B" w:rsidRPr="0076579D" w:rsidRDefault="00A2587B" w:rsidP="00A2587B">
      <w:pPr>
        <w:spacing w:before="596" w:line="362" w:lineRule="auto"/>
        <w:ind w:left="436" w:right="454"/>
        <w:jc w:val="both"/>
        <w:rPr>
          <w:rFonts w:ascii="Caladea" w:hAnsi="Caladea"/>
          <w:sz w:val="28"/>
        </w:rPr>
      </w:pPr>
      <w:r w:rsidRPr="0076579D">
        <w:rPr>
          <w:rFonts w:ascii="Caladea" w:hAnsi="Caladea"/>
          <w:sz w:val="28"/>
        </w:rPr>
        <w:t xml:space="preserve">Un </w:t>
      </w:r>
      <w:r w:rsidR="00D257A3">
        <w:rPr>
          <w:rFonts w:ascii="Caladea" w:hAnsi="Caladea"/>
          <w:sz w:val="28"/>
        </w:rPr>
        <w:t xml:space="preserve">spécial dédicace à mon cher ami </w:t>
      </w:r>
      <w:r w:rsidR="00D257A3" w:rsidRPr="00D257A3">
        <w:rPr>
          <w:rFonts w:ascii="Caladea" w:hAnsi="Caladea"/>
          <w:b/>
          <w:bCs/>
          <w:sz w:val="28"/>
        </w:rPr>
        <w:t xml:space="preserve">Mahmoud </w:t>
      </w:r>
      <w:proofErr w:type="spellStart"/>
      <w:r w:rsidR="00D257A3" w:rsidRPr="00D257A3">
        <w:rPr>
          <w:rFonts w:ascii="Caladea" w:hAnsi="Caladea"/>
          <w:b/>
          <w:bCs/>
          <w:sz w:val="28"/>
        </w:rPr>
        <w:t>Boughzela</w:t>
      </w:r>
      <w:proofErr w:type="spellEnd"/>
      <w:r w:rsidR="00D257A3">
        <w:rPr>
          <w:rFonts w:ascii="Caladea" w:hAnsi="Caladea"/>
          <w:b/>
          <w:bCs/>
          <w:sz w:val="28"/>
        </w:rPr>
        <w:t>,</w:t>
      </w:r>
      <w:r w:rsidR="00FD39F6">
        <w:rPr>
          <w:rFonts w:ascii="Caladea" w:hAnsi="Caladea"/>
          <w:b/>
          <w:bCs/>
          <w:sz w:val="28"/>
        </w:rPr>
        <w:t xml:space="preserve"> </w:t>
      </w:r>
      <w:r w:rsidR="00FD39F6">
        <w:rPr>
          <w:rFonts w:ascii="Caladea" w:hAnsi="Caladea"/>
          <w:sz w:val="28"/>
        </w:rPr>
        <w:t>futur médecin,</w:t>
      </w:r>
      <w:r w:rsidR="00D257A3">
        <w:rPr>
          <w:rFonts w:ascii="Caladea" w:hAnsi="Caladea"/>
          <w:b/>
          <w:bCs/>
          <w:sz w:val="28"/>
        </w:rPr>
        <w:t xml:space="preserve"> </w:t>
      </w:r>
      <w:r w:rsidRPr="0076579D">
        <w:rPr>
          <w:rFonts w:ascii="Caladea" w:hAnsi="Caladea"/>
          <w:sz w:val="28"/>
        </w:rPr>
        <w:t>pour avoir eu la patience de répondre à mes innombrables questions.</w:t>
      </w:r>
      <w:r w:rsidR="00FD39F6">
        <w:rPr>
          <w:rFonts w:ascii="Caladea" w:hAnsi="Caladea"/>
          <w:sz w:val="28"/>
        </w:rPr>
        <w:t xml:space="preserve"> Je lui souhaite du courage et </w:t>
      </w:r>
      <w:r w:rsidR="00B77272">
        <w:rPr>
          <w:rFonts w:ascii="Caladea" w:hAnsi="Caladea"/>
          <w:sz w:val="28"/>
        </w:rPr>
        <w:t>du</w:t>
      </w:r>
      <w:r w:rsidR="00FD39F6">
        <w:rPr>
          <w:rFonts w:ascii="Caladea" w:hAnsi="Caladea"/>
          <w:sz w:val="28"/>
        </w:rPr>
        <w:t xml:space="preserve"> succès dans ses études.</w:t>
      </w:r>
    </w:p>
    <w:p w14:paraId="5850223D" w14:textId="03E513DA" w:rsidR="00A2587B" w:rsidRDefault="00A2587B" w:rsidP="00A2587B">
      <w:pPr>
        <w:spacing w:before="596" w:line="362" w:lineRule="auto"/>
        <w:ind w:left="436" w:right="454"/>
        <w:jc w:val="both"/>
        <w:rPr>
          <w:rFonts w:ascii="Caladea" w:hAnsi="Caladea"/>
          <w:sz w:val="28"/>
        </w:rPr>
      </w:pPr>
      <w:r w:rsidRPr="0076579D">
        <w:rPr>
          <w:rFonts w:ascii="Caladea" w:hAnsi="Caladea"/>
          <w:sz w:val="28"/>
        </w:rPr>
        <w:t>À tous ces intervenants, je présente mes remerciements et ma gratitude.</w:t>
      </w:r>
    </w:p>
    <w:p w14:paraId="7C272C95" w14:textId="77777777" w:rsidR="00222819" w:rsidRDefault="00222819">
      <w:pPr>
        <w:spacing w:before="79"/>
        <w:ind w:left="1574" w:right="1600"/>
        <w:jc w:val="center"/>
        <w:rPr>
          <w:rFonts w:ascii="Caladea" w:hAnsi="Caladea"/>
          <w:b/>
          <w:color w:val="0D0D0D"/>
          <w:sz w:val="32"/>
        </w:rPr>
      </w:pPr>
    </w:p>
    <w:p w14:paraId="3042BEE5" w14:textId="4D99BC10" w:rsidR="00A069EF" w:rsidRDefault="007809B0" w:rsidP="00A069EF">
      <w:pPr>
        <w:spacing w:before="79"/>
        <w:ind w:left="1574" w:right="1600"/>
        <w:jc w:val="center"/>
        <w:rPr>
          <w:rFonts w:ascii="Caladea" w:hAnsi="Caladea"/>
          <w:b/>
          <w:color w:val="0D0D0D"/>
          <w:sz w:val="32"/>
        </w:rPr>
      </w:pPr>
      <w:r>
        <w:rPr>
          <w:rFonts w:ascii="Caladea" w:hAnsi="Caladea"/>
          <w:b/>
          <w:color w:val="0D0D0D"/>
          <w:sz w:val="32"/>
        </w:rPr>
        <w:lastRenderedPageBreak/>
        <w:t>Table des matières</w:t>
      </w:r>
    </w:p>
    <w:p w14:paraId="611E85E8" w14:textId="4E4C42DC" w:rsidR="00E82D55" w:rsidRDefault="00E82D55" w:rsidP="00413207">
      <w:pPr>
        <w:spacing w:before="79"/>
        <w:ind w:left="1574" w:right="1600"/>
        <w:jc w:val="center"/>
        <w:rPr>
          <w:rFonts w:ascii="Caladea" w:hAnsi="Caladea"/>
          <w:b/>
          <w:color w:val="0D0D0D"/>
          <w:sz w:val="32"/>
        </w:rPr>
      </w:pPr>
    </w:p>
    <w:p w14:paraId="25528759" w14:textId="2FF0C48E" w:rsidR="0003389D" w:rsidRDefault="00A069EF">
      <w:pPr>
        <w:pStyle w:val="TM1"/>
        <w:tabs>
          <w:tab w:val="right" w:leader="dot" w:pos="9960"/>
        </w:tabs>
        <w:rPr>
          <w:rFonts w:asciiTheme="minorHAnsi" w:eastAsiaTheme="minorEastAsia" w:hAnsiTheme="minorHAnsi" w:cstheme="minorBidi"/>
          <w:b w:val="0"/>
          <w:bCs w:val="0"/>
          <w:noProof/>
          <w:sz w:val="22"/>
          <w:szCs w:val="22"/>
        </w:rPr>
      </w:pPr>
      <w:r>
        <w:rPr>
          <w:rFonts w:ascii="Caladea" w:hAnsi="Caladea"/>
          <w:b w:val="0"/>
          <w:color w:val="0D0D0D"/>
          <w:sz w:val="32"/>
        </w:rPr>
        <w:fldChar w:fldCharType="begin"/>
      </w:r>
      <w:r>
        <w:rPr>
          <w:rFonts w:ascii="Caladea" w:hAnsi="Caladea"/>
          <w:b w:val="0"/>
          <w:color w:val="0D0D0D"/>
          <w:sz w:val="32"/>
        </w:rPr>
        <w:instrText xml:space="preserve"> TOC \o "1-4" \h \z \u </w:instrText>
      </w:r>
      <w:r>
        <w:rPr>
          <w:rFonts w:ascii="Caladea" w:hAnsi="Caladea"/>
          <w:b w:val="0"/>
          <w:color w:val="0D0D0D"/>
          <w:sz w:val="32"/>
        </w:rPr>
        <w:fldChar w:fldCharType="separate"/>
      </w:r>
      <w:hyperlink w:anchor="_Toc45355083" w:history="1">
        <w:r w:rsidR="0003389D" w:rsidRPr="00D015A4">
          <w:rPr>
            <w:rStyle w:val="Lienhypertexte"/>
            <w:noProof/>
          </w:rPr>
          <w:t>Introduction générale</w:t>
        </w:r>
        <w:r w:rsidR="0003389D">
          <w:rPr>
            <w:noProof/>
            <w:webHidden/>
          </w:rPr>
          <w:tab/>
        </w:r>
        <w:r w:rsidR="0003389D">
          <w:rPr>
            <w:noProof/>
            <w:webHidden/>
          </w:rPr>
          <w:fldChar w:fldCharType="begin"/>
        </w:r>
        <w:r w:rsidR="0003389D">
          <w:rPr>
            <w:noProof/>
            <w:webHidden/>
          </w:rPr>
          <w:instrText xml:space="preserve"> PAGEREF _Toc45355083 \h </w:instrText>
        </w:r>
        <w:r w:rsidR="0003389D">
          <w:rPr>
            <w:noProof/>
            <w:webHidden/>
          </w:rPr>
        </w:r>
        <w:r w:rsidR="0003389D">
          <w:rPr>
            <w:noProof/>
            <w:webHidden/>
          </w:rPr>
          <w:fldChar w:fldCharType="separate"/>
        </w:r>
        <w:r w:rsidR="003316D6">
          <w:rPr>
            <w:noProof/>
            <w:webHidden/>
          </w:rPr>
          <w:t>1</w:t>
        </w:r>
        <w:r w:rsidR="0003389D">
          <w:rPr>
            <w:noProof/>
            <w:webHidden/>
          </w:rPr>
          <w:fldChar w:fldCharType="end"/>
        </w:r>
      </w:hyperlink>
    </w:p>
    <w:p w14:paraId="6A1F2C8F" w14:textId="6038A2E4" w:rsidR="0003389D" w:rsidRDefault="0087095F">
      <w:pPr>
        <w:pStyle w:val="TM1"/>
        <w:tabs>
          <w:tab w:val="right" w:leader="dot" w:pos="9960"/>
        </w:tabs>
        <w:rPr>
          <w:rFonts w:asciiTheme="minorHAnsi" w:eastAsiaTheme="minorEastAsia" w:hAnsiTheme="minorHAnsi" w:cstheme="minorBidi"/>
          <w:b w:val="0"/>
          <w:bCs w:val="0"/>
          <w:noProof/>
          <w:sz w:val="22"/>
          <w:szCs w:val="22"/>
        </w:rPr>
      </w:pPr>
      <w:hyperlink w:anchor="_Toc45355084" w:history="1">
        <w:r w:rsidR="0003389D" w:rsidRPr="00D015A4">
          <w:rPr>
            <w:rStyle w:val="Lienhypertexte"/>
            <w:noProof/>
          </w:rPr>
          <w:t>Chapitre 1 : Présentation</w:t>
        </w:r>
        <w:r w:rsidR="0003389D">
          <w:rPr>
            <w:noProof/>
            <w:webHidden/>
          </w:rPr>
          <w:tab/>
        </w:r>
        <w:r w:rsidR="0003389D">
          <w:rPr>
            <w:noProof/>
            <w:webHidden/>
          </w:rPr>
          <w:fldChar w:fldCharType="begin"/>
        </w:r>
        <w:r w:rsidR="0003389D">
          <w:rPr>
            <w:noProof/>
            <w:webHidden/>
          </w:rPr>
          <w:instrText xml:space="preserve"> PAGEREF _Toc45355084 \h </w:instrText>
        </w:r>
        <w:r w:rsidR="0003389D">
          <w:rPr>
            <w:noProof/>
            <w:webHidden/>
          </w:rPr>
        </w:r>
        <w:r w:rsidR="0003389D">
          <w:rPr>
            <w:noProof/>
            <w:webHidden/>
          </w:rPr>
          <w:fldChar w:fldCharType="separate"/>
        </w:r>
        <w:r w:rsidR="003316D6">
          <w:rPr>
            <w:noProof/>
            <w:webHidden/>
          </w:rPr>
          <w:t>3</w:t>
        </w:r>
        <w:r w:rsidR="0003389D">
          <w:rPr>
            <w:noProof/>
            <w:webHidden/>
          </w:rPr>
          <w:fldChar w:fldCharType="end"/>
        </w:r>
      </w:hyperlink>
    </w:p>
    <w:p w14:paraId="48FD51E0" w14:textId="2F825C31" w:rsidR="0003389D" w:rsidRDefault="0087095F">
      <w:pPr>
        <w:pStyle w:val="TM2"/>
        <w:tabs>
          <w:tab w:val="right" w:leader="dot" w:pos="9960"/>
        </w:tabs>
        <w:rPr>
          <w:rFonts w:asciiTheme="minorHAnsi" w:eastAsiaTheme="minorEastAsia" w:hAnsiTheme="minorHAnsi" w:cstheme="minorBidi"/>
          <w:noProof/>
          <w:sz w:val="22"/>
          <w:szCs w:val="22"/>
        </w:rPr>
      </w:pPr>
      <w:hyperlink w:anchor="_Toc45355085" w:history="1">
        <w:r w:rsidR="0003389D" w:rsidRPr="00D015A4">
          <w:rPr>
            <w:rStyle w:val="Lienhypertexte"/>
            <w:noProof/>
          </w:rPr>
          <w:t>Introduction</w:t>
        </w:r>
        <w:r w:rsidR="0003389D">
          <w:rPr>
            <w:noProof/>
            <w:webHidden/>
          </w:rPr>
          <w:tab/>
        </w:r>
        <w:r w:rsidR="0003389D">
          <w:rPr>
            <w:noProof/>
            <w:webHidden/>
          </w:rPr>
          <w:fldChar w:fldCharType="begin"/>
        </w:r>
        <w:r w:rsidR="0003389D">
          <w:rPr>
            <w:noProof/>
            <w:webHidden/>
          </w:rPr>
          <w:instrText xml:space="preserve"> PAGEREF _Toc45355085 \h </w:instrText>
        </w:r>
        <w:r w:rsidR="0003389D">
          <w:rPr>
            <w:noProof/>
            <w:webHidden/>
          </w:rPr>
        </w:r>
        <w:r w:rsidR="0003389D">
          <w:rPr>
            <w:noProof/>
            <w:webHidden/>
          </w:rPr>
          <w:fldChar w:fldCharType="separate"/>
        </w:r>
        <w:r w:rsidR="003316D6">
          <w:rPr>
            <w:noProof/>
            <w:webHidden/>
          </w:rPr>
          <w:t>4</w:t>
        </w:r>
        <w:r w:rsidR="0003389D">
          <w:rPr>
            <w:noProof/>
            <w:webHidden/>
          </w:rPr>
          <w:fldChar w:fldCharType="end"/>
        </w:r>
      </w:hyperlink>
    </w:p>
    <w:p w14:paraId="393AD5BE" w14:textId="1DF6860C"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086" w:history="1">
        <w:r w:rsidR="0003389D" w:rsidRPr="00D015A4">
          <w:rPr>
            <w:rStyle w:val="Lienhypertexte"/>
            <w:noProof/>
            <w:w w:val="99"/>
          </w:rPr>
          <w:t>1.</w:t>
        </w:r>
        <w:r w:rsidR="0003389D">
          <w:rPr>
            <w:rFonts w:asciiTheme="minorHAnsi" w:eastAsiaTheme="minorEastAsia" w:hAnsiTheme="minorHAnsi" w:cstheme="minorBidi"/>
            <w:noProof/>
            <w:sz w:val="22"/>
            <w:szCs w:val="22"/>
          </w:rPr>
          <w:tab/>
        </w:r>
        <w:r w:rsidR="0003389D" w:rsidRPr="00D015A4">
          <w:rPr>
            <w:rStyle w:val="Lienhypertexte"/>
            <w:noProof/>
          </w:rPr>
          <w:t>Cadre général du</w:t>
        </w:r>
        <w:r w:rsidR="0003389D" w:rsidRPr="00D015A4">
          <w:rPr>
            <w:rStyle w:val="Lienhypertexte"/>
            <w:noProof/>
            <w:spacing w:val="3"/>
          </w:rPr>
          <w:t xml:space="preserve"> </w:t>
        </w:r>
        <w:r w:rsidR="0003389D" w:rsidRPr="00D015A4">
          <w:rPr>
            <w:rStyle w:val="Lienhypertexte"/>
            <w:noProof/>
          </w:rPr>
          <w:t>projet</w:t>
        </w:r>
        <w:r w:rsidR="0003389D">
          <w:rPr>
            <w:noProof/>
            <w:webHidden/>
          </w:rPr>
          <w:tab/>
        </w:r>
        <w:r w:rsidR="0003389D">
          <w:rPr>
            <w:noProof/>
            <w:webHidden/>
          </w:rPr>
          <w:fldChar w:fldCharType="begin"/>
        </w:r>
        <w:r w:rsidR="0003389D">
          <w:rPr>
            <w:noProof/>
            <w:webHidden/>
          </w:rPr>
          <w:instrText xml:space="preserve"> PAGEREF _Toc45355086 \h </w:instrText>
        </w:r>
        <w:r w:rsidR="0003389D">
          <w:rPr>
            <w:noProof/>
            <w:webHidden/>
          </w:rPr>
        </w:r>
        <w:r w:rsidR="0003389D">
          <w:rPr>
            <w:noProof/>
            <w:webHidden/>
          </w:rPr>
          <w:fldChar w:fldCharType="separate"/>
        </w:r>
        <w:r w:rsidR="003316D6">
          <w:rPr>
            <w:noProof/>
            <w:webHidden/>
          </w:rPr>
          <w:t>4</w:t>
        </w:r>
        <w:r w:rsidR="0003389D">
          <w:rPr>
            <w:noProof/>
            <w:webHidden/>
          </w:rPr>
          <w:fldChar w:fldCharType="end"/>
        </w:r>
      </w:hyperlink>
    </w:p>
    <w:p w14:paraId="2126ABEC" w14:textId="1C1DCA7F" w:rsidR="0003389D" w:rsidRDefault="0087095F">
      <w:pPr>
        <w:pStyle w:val="TM3"/>
        <w:tabs>
          <w:tab w:val="left" w:pos="1376"/>
          <w:tab w:val="right" w:leader="dot" w:pos="9960"/>
        </w:tabs>
        <w:rPr>
          <w:rFonts w:asciiTheme="minorHAnsi" w:eastAsiaTheme="minorEastAsia" w:hAnsiTheme="minorHAnsi" w:cstheme="minorBidi"/>
          <w:noProof/>
        </w:rPr>
      </w:pPr>
      <w:hyperlink w:anchor="_Toc45355087" w:history="1">
        <w:r w:rsidR="0003389D" w:rsidRPr="00D015A4">
          <w:rPr>
            <w:rStyle w:val="Lienhypertexte"/>
            <w:noProof/>
            <w:spacing w:val="-1"/>
          </w:rPr>
          <w:t>1.1.</w:t>
        </w:r>
        <w:r w:rsidR="0003389D">
          <w:rPr>
            <w:rFonts w:asciiTheme="minorHAnsi" w:eastAsiaTheme="minorEastAsia" w:hAnsiTheme="minorHAnsi" w:cstheme="minorBidi"/>
            <w:noProof/>
          </w:rPr>
          <w:tab/>
        </w:r>
        <w:r w:rsidR="0003389D" w:rsidRPr="00D015A4">
          <w:rPr>
            <w:rStyle w:val="Lienhypertexte"/>
            <w:noProof/>
          </w:rPr>
          <w:t>La glande Thyroïde</w:t>
        </w:r>
        <w:r w:rsidR="0003389D">
          <w:rPr>
            <w:noProof/>
            <w:webHidden/>
          </w:rPr>
          <w:tab/>
        </w:r>
        <w:r w:rsidR="0003389D">
          <w:rPr>
            <w:noProof/>
            <w:webHidden/>
          </w:rPr>
          <w:fldChar w:fldCharType="begin"/>
        </w:r>
        <w:r w:rsidR="0003389D">
          <w:rPr>
            <w:noProof/>
            <w:webHidden/>
          </w:rPr>
          <w:instrText xml:space="preserve"> PAGEREF _Toc45355087 \h </w:instrText>
        </w:r>
        <w:r w:rsidR="0003389D">
          <w:rPr>
            <w:noProof/>
            <w:webHidden/>
          </w:rPr>
        </w:r>
        <w:r w:rsidR="0003389D">
          <w:rPr>
            <w:noProof/>
            <w:webHidden/>
          </w:rPr>
          <w:fldChar w:fldCharType="separate"/>
        </w:r>
        <w:r w:rsidR="003316D6">
          <w:rPr>
            <w:noProof/>
            <w:webHidden/>
          </w:rPr>
          <w:t>4</w:t>
        </w:r>
        <w:r w:rsidR="0003389D">
          <w:rPr>
            <w:noProof/>
            <w:webHidden/>
          </w:rPr>
          <w:fldChar w:fldCharType="end"/>
        </w:r>
      </w:hyperlink>
    </w:p>
    <w:p w14:paraId="639E44AA" w14:textId="75F53F0B"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88" w:history="1">
        <w:r w:rsidR="0003389D" w:rsidRPr="00D015A4">
          <w:rPr>
            <w:rStyle w:val="Lienhypertexte"/>
            <w:noProof/>
            <w:spacing w:val="-2"/>
          </w:rPr>
          <w:t>1.1.1.</w:t>
        </w:r>
        <w:r w:rsidR="0003389D">
          <w:rPr>
            <w:rFonts w:asciiTheme="minorHAnsi" w:eastAsiaTheme="minorEastAsia" w:hAnsiTheme="minorHAnsi" w:cstheme="minorBidi"/>
            <w:noProof/>
            <w:sz w:val="22"/>
            <w:szCs w:val="22"/>
          </w:rPr>
          <w:tab/>
        </w:r>
        <w:r w:rsidR="0003389D" w:rsidRPr="00D015A4">
          <w:rPr>
            <w:rStyle w:val="Lienhypertexte"/>
            <w:noProof/>
          </w:rPr>
          <w:t>Définition</w:t>
        </w:r>
        <w:r w:rsidR="0003389D">
          <w:rPr>
            <w:noProof/>
            <w:webHidden/>
          </w:rPr>
          <w:tab/>
        </w:r>
        <w:r w:rsidR="0003389D">
          <w:rPr>
            <w:noProof/>
            <w:webHidden/>
          </w:rPr>
          <w:fldChar w:fldCharType="begin"/>
        </w:r>
        <w:r w:rsidR="0003389D">
          <w:rPr>
            <w:noProof/>
            <w:webHidden/>
          </w:rPr>
          <w:instrText xml:space="preserve"> PAGEREF _Toc45355088 \h </w:instrText>
        </w:r>
        <w:r w:rsidR="0003389D">
          <w:rPr>
            <w:noProof/>
            <w:webHidden/>
          </w:rPr>
        </w:r>
        <w:r w:rsidR="0003389D">
          <w:rPr>
            <w:noProof/>
            <w:webHidden/>
          </w:rPr>
          <w:fldChar w:fldCharType="separate"/>
        </w:r>
        <w:r w:rsidR="003316D6">
          <w:rPr>
            <w:noProof/>
            <w:webHidden/>
          </w:rPr>
          <w:t>4</w:t>
        </w:r>
        <w:r w:rsidR="0003389D">
          <w:rPr>
            <w:noProof/>
            <w:webHidden/>
          </w:rPr>
          <w:fldChar w:fldCharType="end"/>
        </w:r>
      </w:hyperlink>
    </w:p>
    <w:p w14:paraId="49BD15FC" w14:textId="4B416E15"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89" w:history="1">
        <w:r w:rsidR="0003389D" w:rsidRPr="00D015A4">
          <w:rPr>
            <w:rStyle w:val="Lienhypertexte"/>
            <w:noProof/>
            <w:spacing w:val="-2"/>
          </w:rPr>
          <w:t>1.1.2.</w:t>
        </w:r>
        <w:r w:rsidR="0003389D">
          <w:rPr>
            <w:rFonts w:asciiTheme="minorHAnsi" w:eastAsiaTheme="minorEastAsia" w:hAnsiTheme="minorHAnsi" w:cstheme="minorBidi"/>
            <w:noProof/>
            <w:sz w:val="22"/>
            <w:szCs w:val="22"/>
          </w:rPr>
          <w:tab/>
        </w:r>
        <w:r w:rsidR="0003389D" w:rsidRPr="00D015A4">
          <w:rPr>
            <w:rStyle w:val="Lienhypertexte"/>
            <w:noProof/>
          </w:rPr>
          <w:t>Fonction</w:t>
        </w:r>
        <w:r w:rsidR="0003389D">
          <w:rPr>
            <w:noProof/>
            <w:webHidden/>
          </w:rPr>
          <w:tab/>
        </w:r>
        <w:r w:rsidR="0003389D">
          <w:rPr>
            <w:noProof/>
            <w:webHidden/>
          </w:rPr>
          <w:fldChar w:fldCharType="begin"/>
        </w:r>
        <w:r w:rsidR="0003389D">
          <w:rPr>
            <w:noProof/>
            <w:webHidden/>
          </w:rPr>
          <w:instrText xml:space="preserve"> PAGEREF _Toc45355089 \h </w:instrText>
        </w:r>
        <w:r w:rsidR="0003389D">
          <w:rPr>
            <w:noProof/>
            <w:webHidden/>
          </w:rPr>
        </w:r>
        <w:r w:rsidR="0003389D">
          <w:rPr>
            <w:noProof/>
            <w:webHidden/>
          </w:rPr>
          <w:fldChar w:fldCharType="separate"/>
        </w:r>
        <w:r w:rsidR="003316D6">
          <w:rPr>
            <w:noProof/>
            <w:webHidden/>
          </w:rPr>
          <w:t>4</w:t>
        </w:r>
        <w:r w:rsidR="0003389D">
          <w:rPr>
            <w:noProof/>
            <w:webHidden/>
          </w:rPr>
          <w:fldChar w:fldCharType="end"/>
        </w:r>
      </w:hyperlink>
    </w:p>
    <w:p w14:paraId="7601316C" w14:textId="4797202B" w:rsidR="0003389D" w:rsidRDefault="0087095F">
      <w:pPr>
        <w:pStyle w:val="TM3"/>
        <w:tabs>
          <w:tab w:val="left" w:pos="1376"/>
          <w:tab w:val="right" w:leader="dot" w:pos="9960"/>
        </w:tabs>
        <w:rPr>
          <w:rFonts w:asciiTheme="minorHAnsi" w:eastAsiaTheme="minorEastAsia" w:hAnsiTheme="minorHAnsi" w:cstheme="minorBidi"/>
          <w:noProof/>
        </w:rPr>
      </w:pPr>
      <w:hyperlink w:anchor="_Toc45355090" w:history="1">
        <w:r w:rsidR="0003389D" w:rsidRPr="00D015A4">
          <w:rPr>
            <w:rStyle w:val="Lienhypertexte"/>
            <w:noProof/>
            <w:spacing w:val="-1"/>
          </w:rPr>
          <w:t>1.2.</w:t>
        </w:r>
        <w:r w:rsidR="0003389D">
          <w:rPr>
            <w:rFonts w:asciiTheme="minorHAnsi" w:eastAsiaTheme="minorEastAsia" w:hAnsiTheme="minorHAnsi" w:cstheme="minorBidi"/>
            <w:noProof/>
          </w:rPr>
          <w:tab/>
        </w:r>
        <w:r w:rsidR="0003389D" w:rsidRPr="00D015A4">
          <w:rPr>
            <w:rStyle w:val="Lienhypertexte"/>
            <w:noProof/>
          </w:rPr>
          <w:t>Maladies de la thyroïde</w:t>
        </w:r>
        <w:r w:rsidR="0003389D">
          <w:rPr>
            <w:noProof/>
            <w:webHidden/>
          </w:rPr>
          <w:tab/>
        </w:r>
        <w:r w:rsidR="0003389D">
          <w:rPr>
            <w:noProof/>
            <w:webHidden/>
          </w:rPr>
          <w:fldChar w:fldCharType="begin"/>
        </w:r>
        <w:r w:rsidR="0003389D">
          <w:rPr>
            <w:noProof/>
            <w:webHidden/>
          </w:rPr>
          <w:instrText xml:space="preserve"> PAGEREF _Toc45355090 \h </w:instrText>
        </w:r>
        <w:r w:rsidR="0003389D">
          <w:rPr>
            <w:noProof/>
            <w:webHidden/>
          </w:rPr>
        </w:r>
        <w:r w:rsidR="0003389D">
          <w:rPr>
            <w:noProof/>
            <w:webHidden/>
          </w:rPr>
          <w:fldChar w:fldCharType="separate"/>
        </w:r>
        <w:r w:rsidR="003316D6">
          <w:rPr>
            <w:noProof/>
            <w:webHidden/>
          </w:rPr>
          <w:t>5</w:t>
        </w:r>
        <w:r w:rsidR="0003389D">
          <w:rPr>
            <w:noProof/>
            <w:webHidden/>
          </w:rPr>
          <w:fldChar w:fldCharType="end"/>
        </w:r>
      </w:hyperlink>
    </w:p>
    <w:p w14:paraId="26D1E403" w14:textId="7825ED0B"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1" w:history="1">
        <w:r w:rsidR="0003389D" w:rsidRPr="00D015A4">
          <w:rPr>
            <w:rStyle w:val="Lienhypertexte"/>
            <w:noProof/>
            <w:spacing w:val="-2"/>
          </w:rPr>
          <w:t>1.2.1.</w:t>
        </w:r>
        <w:r w:rsidR="0003389D">
          <w:rPr>
            <w:rFonts w:asciiTheme="minorHAnsi" w:eastAsiaTheme="minorEastAsia" w:hAnsiTheme="minorHAnsi" w:cstheme="minorBidi"/>
            <w:noProof/>
            <w:sz w:val="22"/>
            <w:szCs w:val="22"/>
          </w:rPr>
          <w:tab/>
        </w:r>
        <w:r w:rsidR="0003389D" w:rsidRPr="00D015A4">
          <w:rPr>
            <w:rStyle w:val="Lienhypertexte"/>
            <w:noProof/>
          </w:rPr>
          <w:t>Les anomalies fonctionnelles</w:t>
        </w:r>
        <w:r w:rsidR="0003389D">
          <w:rPr>
            <w:noProof/>
            <w:webHidden/>
          </w:rPr>
          <w:tab/>
        </w:r>
        <w:r w:rsidR="0003389D">
          <w:rPr>
            <w:noProof/>
            <w:webHidden/>
          </w:rPr>
          <w:fldChar w:fldCharType="begin"/>
        </w:r>
        <w:r w:rsidR="0003389D">
          <w:rPr>
            <w:noProof/>
            <w:webHidden/>
          </w:rPr>
          <w:instrText xml:space="preserve"> PAGEREF _Toc45355091 \h </w:instrText>
        </w:r>
        <w:r w:rsidR="0003389D">
          <w:rPr>
            <w:noProof/>
            <w:webHidden/>
          </w:rPr>
        </w:r>
        <w:r w:rsidR="0003389D">
          <w:rPr>
            <w:noProof/>
            <w:webHidden/>
          </w:rPr>
          <w:fldChar w:fldCharType="separate"/>
        </w:r>
        <w:r w:rsidR="003316D6">
          <w:rPr>
            <w:noProof/>
            <w:webHidden/>
          </w:rPr>
          <w:t>5</w:t>
        </w:r>
        <w:r w:rsidR="0003389D">
          <w:rPr>
            <w:noProof/>
            <w:webHidden/>
          </w:rPr>
          <w:fldChar w:fldCharType="end"/>
        </w:r>
      </w:hyperlink>
    </w:p>
    <w:p w14:paraId="5D251098" w14:textId="42A5D1E7"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2" w:history="1">
        <w:r w:rsidR="0003389D" w:rsidRPr="00D015A4">
          <w:rPr>
            <w:rStyle w:val="Lienhypertexte"/>
            <w:noProof/>
            <w:spacing w:val="-2"/>
          </w:rPr>
          <w:t>1.2.2.</w:t>
        </w:r>
        <w:r w:rsidR="0003389D">
          <w:rPr>
            <w:rFonts w:asciiTheme="minorHAnsi" w:eastAsiaTheme="minorEastAsia" w:hAnsiTheme="minorHAnsi" w:cstheme="minorBidi"/>
            <w:noProof/>
            <w:sz w:val="22"/>
            <w:szCs w:val="22"/>
          </w:rPr>
          <w:tab/>
        </w:r>
        <w:r w:rsidR="0003389D" w:rsidRPr="00D015A4">
          <w:rPr>
            <w:rStyle w:val="Lienhypertexte"/>
            <w:noProof/>
          </w:rPr>
          <w:t>Les anomalies morphologiques</w:t>
        </w:r>
        <w:r w:rsidR="0003389D">
          <w:rPr>
            <w:noProof/>
            <w:webHidden/>
          </w:rPr>
          <w:tab/>
        </w:r>
        <w:r w:rsidR="0003389D">
          <w:rPr>
            <w:noProof/>
            <w:webHidden/>
          </w:rPr>
          <w:fldChar w:fldCharType="begin"/>
        </w:r>
        <w:r w:rsidR="0003389D">
          <w:rPr>
            <w:noProof/>
            <w:webHidden/>
          </w:rPr>
          <w:instrText xml:space="preserve"> PAGEREF _Toc45355092 \h </w:instrText>
        </w:r>
        <w:r w:rsidR="0003389D">
          <w:rPr>
            <w:noProof/>
            <w:webHidden/>
          </w:rPr>
        </w:r>
        <w:r w:rsidR="0003389D">
          <w:rPr>
            <w:noProof/>
            <w:webHidden/>
          </w:rPr>
          <w:fldChar w:fldCharType="separate"/>
        </w:r>
        <w:r w:rsidR="003316D6">
          <w:rPr>
            <w:noProof/>
            <w:webHidden/>
          </w:rPr>
          <w:t>5</w:t>
        </w:r>
        <w:r w:rsidR="0003389D">
          <w:rPr>
            <w:noProof/>
            <w:webHidden/>
          </w:rPr>
          <w:fldChar w:fldCharType="end"/>
        </w:r>
      </w:hyperlink>
    </w:p>
    <w:p w14:paraId="71FA7853" w14:textId="32B8F8DE" w:rsidR="0003389D" w:rsidRDefault="0087095F">
      <w:pPr>
        <w:pStyle w:val="TM3"/>
        <w:tabs>
          <w:tab w:val="left" w:pos="1376"/>
          <w:tab w:val="right" w:leader="dot" w:pos="9960"/>
        </w:tabs>
        <w:rPr>
          <w:rFonts w:asciiTheme="minorHAnsi" w:eastAsiaTheme="minorEastAsia" w:hAnsiTheme="minorHAnsi" w:cstheme="minorBidi"/>
          <w:noProof/>
        </w:rPr>
      </w:pPr>
      <w:hyperlink w:anchor="_Toc45355093" w:history="1">
        <w:r w:rsidR="0003389D" w:rsidRPr="00D015A4">
          <w:rPr>
            <w:rStyle w:val="Lienhypertexte"/>
            <w:noProof/>
            <w:spacing w:val="-1"/>
          </w:rPr>
          <w:t>1.3.</w:t>
        </w:r>
        <w:r w:rsidR="0003389D">
          <w:rPr>
            <w:rFonts w:asciiTheme="minorHAnsi" w:eastAsiaTheme="minorEastAsia" w:hAnsiTheme="minorHAnsi" w:cstheme="minorBidi"/>
            <w:noProof/>
          </w:rPr>
          <w:tab/>
        </w:r>
        <w:r w:rsidR="0003389D" w:rsidRPr="00D015A4">
          <w:rPr>
            <w:rStyle w:val="Lienhypertexte"/>
            <w:noProof/>
          </w:rPr>
          <w:t>Examens pour le diagnostic de la thyroïde</w:t>
        </w:r>
        <w:r w:rsidR="0003389D">
          <w:rPr>
            <w:noProof/>
            <w:webHidden/>
          </w:rPr>
          <w:tab/>
        </w:r>
        <w:r w:rsidR="0003389D">
          <w:rPr>
            <w:noProof/>
            <w:webHidden/>
          </w:rPr>
          <w:fldChar w:fldCharType="begin"/>
        </w:r>
        <w:r w:rsidR="0003389D">
          <w:rPr>
            <w:noProof/>
            <w:webHidden/>
          </w:rPr>
          <w:instrText xml:space="preserve"> PAGEREF _Toc45355093 \h </w:instrText>
        </w:r>
        <w:r w:rsidR="0003389D">
          <w:rPr>
            <w:noProof/>
            <w:webHidden/>
          </w:rPr>
        </w:r>
        <w:r w:rsidR="0003389D">
          <w:rPr>
            <w:noProof/>
            <w:webHidden/>
          </w:rPr>
          <w:fldChar w:fldCharType="separate"/>
        </w:r>
        <w:r w:rsidR="003316D6">
          <w:rPr>
            <w:noProof/>
            <w:webHidden/>
          </w:rPr>
          <w:t>6</w:t>
        </w:r>
        <w:r w:rsidR="0003389D">
          <w:rPr>
            <w:noProof/>
            <w:webHidden/>
          </w:rPr>
          <w:fldChar w:fldCharType="end"/>
        </w:r>
      </w:hyperlink>
    </w:p>
    <w:p w14:paraId="30E6F194" w14:textId="3E9E5FF6" w:rsidR="0003389D" w:rsidRDefault="0087095F">
      <w:pPr>
        <w:pStyle w:val="TM3"/>
        <w:tabs>
          <w:tab w:val="left" w:pos="1376"/>
          <w:tab w:val="right" w:leader="dot" w:pos="9960"/>
        </w:tabs>
        <w:rPr>
          <w:rFonts w:asciiTheme="minorHAnsi" w:eastAsiaTheme="minorEastAsia" w:hAnsiTheme="minorHAnsi" w:cstheme="minorBidi"/>
          <w:noProof/>
        </w:rPr>
      </w:pPr>
      <w:hyperlink w:anchor="_Toc45355094" w:history="1">
        <w:r w:rsidR="0003389D" w:rsidRPr="00D015A4">
          <w:rPr>
            <w:rStyle w:val="Lienhypertexte"/>
            <w:noProof/>
            <w:spacing w:val="-1"/>
          </w:rPr>
          <w:t>1.4.</w:t>
        </w:r>
        <w:r w:rsidR="0003389D">
          <w:rPr>
            <w:rFonts w:asciiTheme="minorHAnsi" w:eastAsiaTheme="minorEastAsia" w:hAnsiTheme="minorHAnsi" w:cstheme="minorBidi"/>
            <w:noProof/>
          </w:rPr>
          <w:tab/>
        </w:r>
        <w:r w:rsidR="0003389D" w:rsidRPr="00D015A4">
          <w:rPr>
            <w:rStyle w:val="Lienhypertexte"/>
            <w:noProof/>
          </w:rPr>
          <w:t>Échographie thyroïdienne</w:t>
        </w:r>
        <w:r w:rsidR="0003389D">
          <w:rPr>
            <w:noProof/>
            <w:webHidden/>
          </w:rPr>
          <w:tab/>
        </w:r>
        <w:r w:rsidR="0003389D">
          <w:rPr>
            <w:noProof/>
            <w:webHidden/>
          </w:rPr>
          <w:fldChar w:fldCharType="begin"/>
        </w:r>
        <w:r w:rsidR="0003389D">
          <w:rPr>
            <w:noProof/>
            <w:webHidden/>
          </w:rPr>
          <w:instrText xml:space="preserve"> PAGEREF _Toc45355094 \h </w:instrText>
        </w:r>
        <w:r w:rsidR="0003389D">
          <w:rPr>
            <w:noProof/>
            <w:webHidden/>
          </w:rPr>
        </w:r>
        <w:r w:rsidR="0003389D">
          <w:rPr>
            <w:noProof/>
            <w:webHidden/>
          </w:rPr>
          <w:fldChar w:fldCharType="separate"/>
        </w:r>
        <w:r w:rsidR="003316D6">
          <w:rPr>
            <w:noProof/>
            <w:webHidden/>
          </w:rPr>
          <w:t>8</w:t>
        </w:r>
        <w:r w:rsidR="0003389D">
          <w:rPr>
            <w:noProof/>
            <w:webHidden/>
          </w:rPr>
          <w:fldChar w:fldCharType="end"/>
        </w:r>
      </w:hyperlink>
    </w:p>
    <w:p w14:paraId="26CE841F" w14:textId="5359E57B"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5" w:history="1">
        <w:r w:rsidR="0003389D" w:rsidRPr="00D015A4">
          <w:rPr>
            <w:rStyle w:val="Lienhypertexte"/>
            <w:noProof/>
            <w:spacing w:val="-2"/>
          </w:rPr>
          <w:t>1.4.1.</w:t>
        </w:r>
        <w:r w:rsidR="0003389D">
          <w:rPr>
            <w:rFonts w:asciiTheme="minorHAnsi" w:eastAsiaTheme="minorEastAsia" w:hAnsiTheme="minorHAnsi" w:cstheme="minorBidi"/>
            <w:noProof/>
            <w:sz w:val="22"/>
            <w:szCs w:val="22"/>
          </w:rPr>
          <w:tab/>
        </w:r>
        <w:r w:rsidR="0003389D" w:rsidRPr="00D015A4">
          <w:rPr>
            <w:rStyle w:val="Lienhypertexte"/>
            <w:noProof/>
          </w:rPr>
          <w:t>Patient</w:t>
        </w:r>
        <w:r w:rsidR="0003389D">
          <w:rPr>
            <w:noProof/>
            <w:webHidden/>
          </w:rPr>
          <w:tab/>
        </w:r>
        <w:r w:rsidR="0003389D">
          <w:rPr>
            <w:noProof/>
            <w:webHidden/>
          </w:rPr>
          <w:fldChar w:fldCharType="begin"/>
        </w:r>
        <w:r w:rsidR="0003389D">
          <w:rPr>
            <w:noProof/>
            <w:webHidden/>
          </w:rPr>
          <w:instrText xml:space="preserve"> PAGEREF _Toc45355095 \h </w:instrText>
        </w:r>
        <w:r w:rsidR="0003389D">
          <w:rPr>
            <w:noProof/>
            <w:webHidden/>
          </w:rPr>
        </w:r>
        <w:r w:rsidR="0003389D">
          <w:rPr>
            <w:noProof/>
            <w:webHidden/>
          </w:rPr>
          <w:fldChar w:fldCharType="separate"/>
        </w:r>
        <w:r w:rsidR="003316D6">
          <w:rPr>
            <w:noProof/>
            <w:webHidden/>
          </w:rPr>
          <w:t>8</w:t>
        </w:r>
        <w:r w:rsidR="0003389D">
          <w:rPr>
            <w:noProof/>
            <w:webHidden/>
          </w:rPr>
          <w:fldChar w:fldCharType="end"/>
        </w:r>
      </w:hyperlink>
    </w:p>
    <w:p w14:paraId="5BAF6C6E" w14:textId="4352ACAE"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6" w:history="1">
        <w:r w:rsidR="0003389D" w:rsidRPr="00D015A4">
          <w:rPr>
            <w:rStyle w:val="Lienhypertexte"/>
            <w:noProof/>
            <w:spacing w:val="-2"/>
          </w:rPr>
          <w:t>1.4.2.</w:t>
        </w:r>
        <w:r w:rsidR="0003389D">
          <w:rPr>
            <w:rFonts w:asciiTheme="minorHAnsi" w:eastAsiaTheme="minorEastAsia" w:hAnsiTheme="minorHAnsi" w:cstheme="minorBidi"/>
            <w:noProof/>
            <w:sz w:val="22"/>
            <w:szCs w:val="22"/>
          </w:rPr>
          <w:tab/>
        </w:r>
        <w:r w:rsidR="0003389D" w:rsidRPr="00D015A4">
          <w:rPr>
            <w:rStyle w:val="Lienhypertexte"/>
            <w:noProof/>
          </w:rPr>
          <w:t>Déroulement d’une échographie thyroïdienne</w:t>
        </w:r>
        <w:r w:rsidR="0003389D">
          <w:rPr>
            <w:noProof/>
            <w:webHidden/>
          </w:rPr>
          <w:tab/>
        </w:r>
        <w:r w:rsidR="0003389D">
          <w:rPr>
            <w:noProof/>
            <w:webHidden/>
          </w:rPr>
          <w:fldChar w:fldCharType="begin"/>
        </w:r>
        <w:r w:rsidR="0003389D">
          <w:rPr>
            <w:noProof/>
            <w:webHidden/>
          </w:rPr>
          <w:instrText xml:space="preserve"> PAGEREF _Toc45355096 \h </w:instrText>
        </w:r>
        <w:r w:rsidR="0003389D">
          <w:rPr>
            <w:noProof/>
            <w:webHidden/>
          </w:rPr>
        </w:r>
        <w:r w:rsidR="0003389D">
          <w:rPr>
            <w:noProof/>
            <w:webHidden/>
          </w:rPr>
          <w:fldChar w:fldCharType="separate"/>
        </w:r>
        <w:r w:rsidR="003316D6">
          <w:rPr>
            <w:noProof/>
            <w:webHidden/>
          </w:rPr>
          <w:t>8</w:t>
        </w:r>
        <w:r w:rsidR="0003389D">
          <w:rPr>
            <w:noProof/>
            <w:webHidden/>
          </w:rPr>
          <w:fldChar w:fldCharType="end"/>
        </w:r>
      </w:hyperlink>
    </w:p>
    <w:p w14:paraId="73DFA9A0" w14:textId="7A79500B"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7" w:history="1">
        <w:r w:rsidR="0003389D" w:rsidRPr="00D015A4">
          <w:rPr>
            <w:rStyle w:val="Lienhypertexte"/>
            <w:noProof/>
            <w:spacing w:val="-2"/>
          </w:rPr>
          <w:t>1.4.3.</w:t>
        </w:r>
        <w:r w:rsidR="0003389D">
          <w:rPr>
            <w:rFonts w:asciiTheme="minorHAnsi" w:eastAsiaTheme="minorEastAsia" w:hAnsiTheme="minorHAnsi" w:cstheme="minorBidi"/>
            <w:noProof/>
            <w:sz w:val="22"/>
            <w:szCs w:val="22"/>
          </w:rPr>
          <w:tab/>
        </w:r>
        <w:r w:rsidR="0003389D" w:rsidRPr="00D015A4">
          <w:rPr>
            <w:rStyle w:val="Lienhypertexte"/>
            <w:noProof/>
          </w:rPr>
          <w:t>Étapes d’une échographie thyroïdienne</w:t>
        </w:r>
        <w:r w:rsidR="0003389D">
          <w:rPr>
            <w:noProof/>
            <w:webHidden/>
          </w:rPr>
          <w:tab/>
        </w:r>
        <w:r w:rsidR="0003389D">
          <w:rPr>
            <w:noProof/>
            <w:webHidden/>
          </w:rPr>
          <w:fldChar w:fldCharType="begin"/>
        </w:r>
        <w:r w:rsidR="0003389D">
          <w:rPr>
            <w:noProof/>
            <w:webHidden/>
          </w:rPr>
          <w:instrText xml:space="preserve"> PAGEREF _Toc45355097 \h </w:instrText>
        </w:r>
        <w:r w:rsidR="0003389D">
          <w:rPr>
            <w:noProof/>
            <w:webHidden/>
          </w:rPr>
        </w:r>
        <w:r w:rsidR="0003389D">
          <w:rPr>
            <w:noProof/>
            <w:webHidden/>
          </w:rPr>
          <w:fldChar w:fldCharType="separate"/>
        </w:r>
        <w:r w:rsidR="003316D6">
          <w:rPr>
            <w:noProof/>
            <w:webHidden/>
          </w:rPr>
          <w:t>9</w:t>
        </w:r>
        <w:r w:rsidR="0003389D">
          <w:rPr>
            <w:noProof/>
            <w:webHidden/>
          </w:rPr>
          <w:fldChar w:fldCharType="end"/>
        </w:r>
      </w:hyperlink>
    </w:p>
    <w:p w14:paraId="667B4E04" w14:textId="04F8D8AD" w:rsidR="0003389D" w:rsidRDefault="0087095F">
      <w:pPr>
        <w:pStyle w:val="TM3"/>
        <w:tabs>
          <w:tab w:val="left" w:pos="1376"/>
          <w:tab w:val="right" w:leader="dot" w:pos="9960"/>
        </w:tabs>
        <w:rPr>
          <w:rFonts w:asciiTheme="minorHAnsi" w:eastAsiaTheme="minorEastAsia" w:hAnsiTheme="minorHAnsi" w:cstheme="minorBidi"/>
          <w:noProof/>
        </w:rPr>
      </w:pPr>
      <w:hyperlink w:anchor="_Toc45355098" w:history="1">
        <w:r w:rsidR="0003389D" w:rsidRPr="00D015A4">
          <w:rPr>
            <w:rStyle w:val="Lienhypertexte"/>
            <w:noProof/>
            <w:spacing w:val="-1"/>
          </w:rPr>
          <w:t>1.5.</w:t>
        </w:r>
        <w:r w:rsidR="0003389D">
          <w:rPr>
            <w:rFonts w:asciiTheme="minorHAnsi" w:eastAsiaTheme="minorEastAsia" w:hAnsiTheme="minorHAnsi" w:cstheme="minorBidi"/>
            <w:noProof/>
          </w:rPr>
          <w:tab/>
        </w:r>
        <w:r w:rsidR="0003389D" w:rsidRPr="00D015A4">
          <w:rPr>
            <w:rStyle w:val="Lienhypertexte"/>
            <w:noProof/>
          </w:rPr>
          <w:t>Nodules</w:t>
        </w:r>
        <w:r w:rsidR="0003389D">
          <w:rPr>
            <w:noProof/>
            <w:webHidden/>
          </w:rPr>
          <w:tab/>
        </w:r>
        <w:r w:rsidR="0003389D">
          <w:rPr>
            <w:noProof/>
            <w:webHidden/>
          </w:rPr>
          <w:fldChar w:fldCharType="begin"/>
        </w:r>
        <w:r w:rsidR="0003389D">
          <w:rPr>
            <w:noProof/>
            <w:webHidden/>
          </w:rPr>
          <w:instrText xml:space="preserve"> PAGEREF _Toc45355098 \h </w:instrText>
        </w:r>
        <w:r w:rsidR="0003389D">
          <w:rPr>
            <w:noProof/>
            <w:webHidden/>
          </w:rPr>
        </w:r>
        <w:r w:rsidR="0003389D">
          <w:rPr>
            <w:noProof/>
            <w:webHidden/>
          </w:rPr>
          <w:fldChar w:fldCharType="separate"/>
        </w:r>
        <w:r w:rsidR="003316D6">
          <w:rPr>
            <w:noProof/>
            <w:webHidden/>
          </w:rPr>
          <w:t>10</w:t>
        </w:r>
        <w:r w:rsidR="0003389D">
          <w:rPr>
            <w:noProof/>
            <w:webHidden/>
          </w:rPr>
          <w:fldChar w:fldCharType="end"/>
        </w:r>
      </w:hyperlink>
    </w:p>
    <w:p w14:paraId="236CE910" w14:textId="79B56597"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099" w:history="1">
        <w:r w:rsidR="0003389D" w:rsidRPr="00D015A4">
          <w:rPr>
            <w:rStyle w:val="Lienhypertexte"/>
            <w:noProof/>
            <w:spacing w:val="-2"/>
          </w:rPr>
          <w:t>1.5.1.</w:t>
        </w:r>
        <w:r w:rsidR="0003389D">
          <w:rPr>
            <w:rFonts w:asciiTheme="minorHAnsi" w:eastAsiaTheme="minorEastAsia" w:hAnsiTheme="minorHAnsi" w:cstheme="minorBidi"/>
            <w:noProof/>
            <w:sz w:val="22"/>
            <w:szCs w:val="22"/>
          </w:rPr>
          <w:tab/>
        </w:r>
        <w:r w:rsidR="0003389D" w:rsidRPr="00D015A4">
          <w:rPr>
            <w:rStyle w:val="Lienhypertexte"/>
            <w:noProof/>
          </w:rPr>
          <w:t>Définition</w:t>
        </w:r>
        <w:r w:rsidR="0003389D">
          <w:rPr>
            <w:noProof/>
            <w:webHidden/>
          </w:rPr>
          <w:tab/>
        </w:r>
        <w:r w:rsidR="0003389D">
          <w:rPr>
            <w:noProof/>
            <w:webHidden/>
          </w:rPr>
          <w:fldChar w:fldCharType="begin"/>
        </w:r>
        <w:r w:rsidR="0003389D">
          <w:rPr>
            <w:noProof/>
            <w:webHidden/>
          </w:rPr>
          <w:instrText xml:space="preserve"> PAGEREF _Toc45355099 \h </w:instrText>
        </w:r>
        <w:r w:rsidR="0003389D">
          <w:rPr>
            <w:noProof/>
            <w:webHidden/>
          </w:rPr>
        </w:r>
        <w:r w:rsidR="0003389D">
          <w:rPr>
            <w:noProof/>
            <w:webHidden/>
          </w:rPr>
          <w:fldChar w:fldCharType="separate"/>
        </w:r>
        <w:r w:rsidR="003316D6">
          <w:rPr>
            <w:noProof/>
            <w:webHidden/>
          </w:rPr>
          <w:t>10</w:t>
        </w:r>
        <w:r w:rsidR="0003389D">
          <w:rPr>
            <w:noProof/>
            <w:webHidden/>
          </w:rPr>
          <w:fldChar w:fldCharType="end"/>
        </w:r>
      </w:hyperlink>
    </w:p>
    <w:p w14:paraId="2435DD16" w14:textId="15880AEC"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0" w:history="1">
        <w:r w:rsidR="0003389D" w:rsidRPr="00D015A4">
          <w:rPr>
            <w:rStyle w:val="Lienhypertexte"/>
            <w:noProof/>
            <w:spacing w:val="-2"/>
          </w:rPr>
          <w:t>1.5.2.</w:t>
        </w:r>
        <w:r w:rsidR="0003389D">
          <w:rPr>
            <w:rFonts w:asciiTheme="minorHAnsi" w:eastAsiaTheme="minorEastAsia" w:hAnsiTheme="minorHAnsi" w:cstheme="minorBidi"/>
            <w:noProof/>
            <w:sz w:val="22"/>
            <w:szCs w:val="22"/>
          </w:rPr>
          <w:tab/>
        </w:r>
        <w:r w:rsidR="0003389D" w:rsidRPr="00D015A4">
          <w:rPr>
            <w:rStyle w:val="Lienhypertexte"/>
            <w:noProof/>
          </w:rPr>
          <w:t>Objectif d’analyse</w:t>
        </w:r>
        <w:r w:rsidR="0003389D">
          <w:rPr>
            <w:noProof/>
            <w:webHidden/>
          </w:rPr>
          <w:tab/>
        </w:r>
        <w:r w:rsidR="0003389D">
          <w:rPr>
            <w:noProof/>
            <w:webHidden/>
          </w:rPr>
          <w:fldChar w:fldCharType="begin"/>
        </w:r>
        <w:r w:rsidR="0003389D">
          <w:rPr>
            <w:noProof/>
            <w:webHidden/>
          </w:rPr>
          <w:instrText xml:space="preserve"> PAGEREF _Toc45355100 \h </w:instrText>
        </w:r>
        <w:r w:rsidR="0003389D">
          <w:rPr>
            <w:noProof/>
            <w:webHidden/>
          </w:rPr>
        </w:r>
        <w:r w:rsidR="0003389D">
          <w:rPr>
            <w:noProof/>
            <w:webHidden/>
          </w:rPr>
          <w:fldChar w:fldCharType="separate"/>
        </w:r>
        <w:r w:rsidR="003316D6">
          <w:rPr>
            <w:noProof/>
            <w:webHidden/>
          </w:rPr>
          <w:t>10</w:t>
        </w:r>
        <w:r w:rsidR="0003389D">
          <w:rPr>
            <w:noProof/>
            <w:webHidden/>
          </w:rPr>
          <w:fldChar w:fldCharType="end"/>
        </w:r>
      </w:hyperlink>
    </w:p>
    <w:p w14:paraId="416F5967" w14:textId="6D457923"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1" w:history="1">
        <w:r w:rsidR="0003389D" w:rsidRPr="00D015A4">
          <w:rPr>
            <w:rStyle w:val="Lienhypertexte"/>
            <w:noProof/>
            <w:spacing w:val="-2"/>
          </w:rPr>
          <w:t>1.5.3.</w:t>
        </w:r>
        <w:r w:rsidR="0003389D">
          <w:rPr>
            <w:rFonts w:asciiTheme="minorHAnsi" w:eastAsiaTheme="minorEastAsia" w:hAnsiTheme="minorHAnsi" w:cstheme="minorBidi"/>
            <w:noProof/>
            <w:sz w:val="22"/>
            <w:szCs w:val="22"/>
          </w:rPr>
          <w:tab/>
        </w:r>
        <w:r w:rsidR="0003389D" w:rsidRPr="00D015A4">
          <w:rPr>
            <w:rStyle w:val="Lienhypertexte"/>
            <w:noProof/>
          </w:rPr>
          <w:t>Caractéristiques échographiques</w:t>
        </w:r>
        <w:r w:rsidR="0003389D">
          <w:rPr>
            <w:noProof/>
            <w:webHidden/>
          </w:rPr>
          <w:tab/>
        </w:r>
        <w:r w:rsidR="0003389D">
          <w:rPr>
            <w:noProof/>
            <w:webHidden/>
          </w:rPr>
          <w:fldChar w:fldCharType="begin"/>
        </w:r>
        <w:r w:rsidR="0003389D">
          <w:rPr>
            <w:noProof/>
            <w:webHidden/>
          </w:rPr>
          <w:instrText xml:space="preserve"> PAGEREF _Toc45355101 \h </w:instrText>
        </w:r>
        <w:r w:rsidR="0003389D">
          <w:rPr>
            <w:noProof/>
            <w:webHidden/>
          </w:rPr>
        </w:r>
        <w:r w:rsidR="0003389D">
          <w:rPr>
            <w:noProof/>
            <w:webHidden/>
          </w:rPr>
          <w:fldChar w:fldCharType="separate"/>
        </w:r>
        <w:r w:rsidR="003316D6">
          <w:rPr>
            <w:noProof/>
            <w:webHidden/>
          </w:rPr>
          <w:t>10</w:t>
        </w:r>
        <w:r w:rsidR="0003389D">
          <w:rPr>
            <w:noProof/>
            <w:webHidden/>
          </w:rPr>
          <w:fldChar w:fldCharType="end"/>
        </w:r>
      </w:hyperlink>
    </w:p>
    <w:p w14:paraId="67C59809" w14:textId="0183FFF4" w:rsidR="0003389D" w:rsidRDefault="0087095F">
      <w:pPr>
        <w:pStyle w:val="TM3"/>
        <w:tabs>
          <w:tab w:val="left" w:pos="1376"/>
          <w:tab w:val="right" w:leader="dot" w:pos="9960"/>
        </w:tabs>
        <w:rPr>
          <w:rFonts w:asciiTheme="minorHAnsi" w:eastAsiaTheme="minorEastAsia" w:hAnsiTheme="minorHAnsi" w:cstheme="minorBidi"/>
          <w:noProof/>
        </w:rPr>
      </w:pPr>
      <w:hyperlink w:anchor="_Toc45355102" w:history="1">
        <w:r w:rsidR="0003389D" w:rsidRPr="00D015A4">
          <w:rPr>
            <w:rStyle w:val="Lienhypertexte"/>
            <w:noProof/>
            <w:spacing w:val="-1"/>
          </w:rPr>
          <w:t>1.6.</w:t>
        </w:r>
        <w:r w:rsidR="0003389D">
          <w:rPr>
            <w:rFonts w:asciiTheme="minorHAnsi" w:eastAsiaTheme="minorEastAsia" w:hAnsiTheme="minorHAnsi" w:cstheme="minorBidi"/>
            <w:noProof/>
          </w:rPr>
          <w:tab/>
        </w:r>
        <w:r w:rsidR="0003389D" w:rsidRPr="00D015A4">
          <w:rPr>
            <w:rStyle w:val="Lienhypertexte"/>
            <w:noProof/>
          </w:rPr>
          <w:t>Score Tirads</w:t>
        </w:r>
        <w:r w:rsidR="0003389D">
          <w:rPr>
            <w:noProof/>
            <w:webHidden/>
          </w:rPr>
          <w:tab/>
        </w:r>
        <w:r w:rsidR="0003389D">
          <w:rPr>
            <w:noProof/>
            <w:webHidden/>
          </w:rPr>
          <w:fldChar w:fldCharType="begin"/>
        </w:r>
        <w:r w:rsidR="0003389D">
          <w:rPr>
            <w:noProof/>
            <w:webHidden/>
          </w:rPr>
          <w:instrText xml:space="preserve"> PAGEREF _Toc45355102 \h </w:instrText>
        </w:r>
        <w:r w:rsidR="0003389D">
          <w:rPr>
            <w:noProof/>
            <w:webHidden/>
          </w:rPr>
        </w:r>
        <w:r w:rsidR="0003389D">
          <w:rPr>
            <w:noProof/>
            <w:webHidden/>
          </w:rPr>
          <w:fldChar w:fldCharType="separate"/>
        </w:r>
        <w:r w:rsidR="003316D6">
          <w:rPr>
            <w:noProof/>
            <w:webHidden/>
          </w:rPr>
          <w:t>13</w:t>
        </w:r>
        <w:r w:rsidR="0003389D">
          <w:rPr>
            <w:noProof/>
            <w:webHidden/>
          </w:rPr>
          <w:fldChar w:fldCharType="end"/>
        </w:r>
      </w:hyperlink>
    </w:p>
    <w:p w14:paraId="22668662" w14:textId="321D4E41"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3" w:history="1">
        <w:r w:rsidR="0003389D" w:rsidRPr="00D015A4">
          <w:rPr>
            <w:rStyle w:val="Lienhypertexte"/>
            <w:noProof/>
            <w:spacing w:val="-2"/>
          </w:rPr>
          <w:t>1.6.1.</w:t>
        </w:r>
        <w:r w:rsidR="0003389D">
          <w:rPr>
            <w:rFonts w:asciiTheme="minorHAnsi" w:eastAsiaTheme="minorEastAsia" w:hAnsiTheme="minorHAnsi" w:cstheme="minorBidi"/>
            <w:noProof/>
            <w:sz w:val="22"/>
            <w:szCs w:val="22"/>
          </w:rPr>
          <w:tab/>
        </w:r>
        <w:r w:rsidR="0003389D" w:rsidRPr="00D015A4">
          <w:rPr>
            <w:rStyle w:val="Lienhypertexte"/>
            <w:noProof/>
          </w:rPr>
          <w:t>Définition</w:t>
        </w:r>
        <w:r w:rsidR="0003389D">
          <w:rPr>
            <w:noProof/>
            <w:webHidden/>
          </w:rPr>
          <w:tab/>
        </w:r>
        <w:r w:rsidR="0003389D">
          <w:rPr>
            <w:noProof/>
            <w:webHidden/>
          </w:rPr>
          <w:fldChar w:fldCharType="begin"/>
        </w:r>
        <w:r w:rsidR="0003389D">
          <w:rPr>
            <w:noProof/>
            <w:webHidden/>
          </w:rPr>
          <w:instrText xml:space="preserve"> PAGEREF _Toc45355103 \h </w:instrText>
        </w:r>
        <w:r w:rsidR="0003389D">
          <w:rPr>
            <w:noProof/>
            <w:webHidden/>
          </w:rPr>
        </w:r>
        <w:r w:rsidR="0003389D">
          <w:rPr>
            <w:noProof/>
            <w:webHidden/>
          </w:rPr>
          <w:fldChar w:fldCharType="separate"/>
        </w:r>
        <w:r w:rsidR="003316D6">
          <w:rPr>
            <w:noProof/>
            <w:webHidden/>
          </w:rPr>
          <w:t>13</w:t>
        </w:r>
        <w:r w:rsidR="0003389D">
          <w:rPr>
            <w:noProof/>
            <w:webHidden/>
          </w:rPr>
          <w:fldChar w:fldCharType="end"/>
        </w:r>
      </w:hyperlink>
    </w:p>
    <w:p w14:paraId="523E33C5" w14:textId="75DD4048"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4" w:history="1">
        <w:r w:rsidR="0003389D" w:rsidRPr="00D015A4">
          <w:rPr>
            <w:rStyle w:val="Lienhypertexte"/>
            <w:noProof/>
            <w:spacing w:val="-2"/>
          </w:rPr>
          <w:t>1.6.2.</w:t>
        </w:r>
        <w:r w:rsidR="0003389D">
          <w:rPr>
            <w:rFonts w:asciiTheme="minorHAnsi" w:eastAsiaTheme="minorEastAsia" w:hAnsiTheme="minorHAnsi" w:cstheme="minorBidi"/>
            <w:noProof/>
            <w:sz w:val="22"/>
            <w:szCs w:val="22"/>
          </w:rPr>
          <w:tab/>
        </w:r>
        <w:r w:rsidR="0003389D" w:rsidRPr="00D015A4">
          <w:rPr>
            <w:rStyle w:val="Lienhypertexte"/>
            <w:noProof/>
          </w:rPr>
          <w:t>ACR- TIRADS</w:t>
        </w:r>
        <w:r w:rsidR="0003389D">
          <w:rPr>
            <w:noProof/>
            <w:webHidden/>
          </w:rPr>
          <w:tab/>
        </w:r>
        <w:r w:rsidR="0003389D">
          <w:rPr>
            <w:noProof/>
            <w:webHidden/>
          </w:rPr>
          <w:fldChar w:fldCharType="begin"/>
        </w:r>
        <w:r w:rsidR="0003389D">
          <w:rPr>
            <w:noProof/>
            <w:webHidden/>
          </w:rPr>
          <w:instrText xml:space="preserve"> PAGEREF _Toc45355104 \h </w:instrText>
        </w:r>
        <w:r w:rsidR="0003389D">
          <w:rPr>
            <w:noProof/>
            <w:webHidden/>
          </w:rPr>
        </w:r>
        <w:r w:rsidR="0003389D">
          <w:rPr>
            <w:noProof/>
            <w:webHidden/>
          </w:rPr>
          <w:fldChar w:fldCharType="separate"/>
        </w:r>
        <w:r w:rsidR="003316D6">
          <w:rPr>
            <w:noProof/>
            <w:webHidden/>
          </w:rPr>
          <w:t>13</w:t>
        </w:r>
        <w:r w:rsidR="0003389D">
          <w:rPr>
            <w:noProof/>
            <w:webHidden/>
          </w:rPr>
          <w:fldChar w:fldCharType="end"/>
        </w:r>
      </w:hyperlink>
    </w:p>
    <w:p w14:paraId="3754E20F" w14:textId="1C36CE3E"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5" w:history="1">
        <w:r w:rsidR="0003389D" w:rsidRPr="00D015A4">
          <w:rPr>
            <w:rStyle w:val="Lienhypertexte"/>
            <w:noProof/>
            <w:spacing w:val="-2"/>
          </w:rPr>
          <w:t>1.6.3.</w:t>
        </w:r>
        <w:r w:rsidR="0003389D">
          <w:rPr>
            <w:rFonts w:asciiTheme="minorHAnsi" w:eastAsiaTheme="minorEastAsia" w:hAnsiTheme="minorHAnsi" w:cstheme="minorBidi"/>
            <w:noProof/>
            <w:sz w:val="22"/>
            <w:szCs w:val="22"/>
          </w:rPr>
          <w:tab/>
        </w:r>
        <w:r w:rsidR="0003389D" w:rsidRPr="00D015A4">
          <w:rPr>
            <w:rStyle w:val="Lienhypertexte"/>
            <w:noProof/>
          </w:rPr>
          <w:t>Calcul</w:t>
        </w:r>
        <w:r w:rsidR="0003389D">
          <w:rPr>
            <w:noProof/>
            <w:webHidden/>
          </w:rPr>
          <w:tab/>
        </w:r>
        <w:r w:rsidR="0003389D">
          <w:rPr>
            <w:noProof/>
            <w:webHidden/>
          </w:rPr>
          <w:fldChar w:fldCharType="begin"/>
        </w:r>
        <w:r w:rsidR="0003389D">
          <w:rPr>
            <w:noProof/>
            <w:webHidden/>
          </w:rPr>
          <w:instrText xml:space="preserve"> PAGEREF _Toc45355105 \h </w:instrText>
        </w:r>
        <w:r w:rsidR="0003389D">
          <w:rPr>
            <w:noProof/>
            <w:webHidden/>
          </w:rPr>
        </w:r>
        <w:r w:rsidR="0003389D">
          <w:rPr>
            <w:noProof/>
            <w:webHidden/>
          </w:rPr>
          <w:fldChar w:fldCharType="separate"/>
        </w:r>
        <w:r w:rsidR="003316D6">
          <w:rPr>
            <w:noProof/>
            <w:webHidden/>
          </w:rPr>
          <w:t>13</w:t>
        </w:r>
        <w:r w:rsidR="0003389D">
          <w:rPr>
            <w:noProof/>
            <w:webHidden/>
          </w:rPr>
          <w:fldChar w:fldCharType="end"/>
        </w:r>
      </w:hyperlink>
    </w:p>
    <w:p w14:paraId="4E713CF4" w14:textId="06DE5E87" w:rsidR="0003389D" w:rsidRDefault="0087095F">
      <w:pPr>
        <w:pStyle w:val="TM3"/>
        <w:tabs>
          <w:tab w:val="left" w:pos="1376"/>
          <w:tab w:val="right" w:leader="dot" w:pos="9960"/>
        </w:tabs>
        <w:rPr>
          <w:rFonts w:asciiTheme="minorHAnsi" w:eastAsiaTheme="minorEastAsia" w:hAnsiTheme="minorHAnsi" w:cstheme="minorBidi"/>
          <w:noProof/>
        </w:rPr>
      </w:pPr>
      <w:hyperlink w:anchor="_Toc45355106" w:history="1">
        <w:r w:rsidR="0003389D" w:rsidRPr="00D015A4">
          <w:rPr>
            <w:rStyle w:val="Lienhypertexte"/>
            <w:noProof/>
            <w:spacing w:val="-1"/>
          </w:rPr>
          <w:t>1.7.</w:t>
        </w:r>
        <w:r w:rsidR="0003389D">
          <w:rPr>
            <w:rFonts w:asciiTheme="minorHAnsi" w:eastAsiaTheme="minorEastAsia" w:hAnsiTheme="minorHAnsi" w:cstheme="minorBidi"/>
            <w:noProof/>
          </w:rPr>
          <w:tab/>
        </w:r>
        <w:r w:rsidR="0003389D" w:rsidRPr="00D015A4">
          <w:rPr>
            <w:rStyle w:val="Lienhypertexte"/>
            <w:noProof/>
          </w:rPr>
          <w:t>Compte Rendu</w:t>
        </w:r>
        <w:r w:rsidR="0003389D">
          <w:rPr>
            <w:noProof/>
            <w:webHidden/>
          </w:rPr>
          <w:tab/>
        </w:r>
        <w:r w:rsidR="0003389D">
          <w:rPr>
            <w:noProof/>
            <w:webHidden/>
          </w:rPr>
          <w:fldChar w:fldCharType="begin"/>
        </w:r>
        <w:r w:rsidR="0003389D">
          <w:rPr>
            <w:noProof/>
            <w:webHidden/>
          </w:rPr>
          <w:instrText xml:space="preserve"> PAGEREF _Toc45355106 \h </w:instrText>
        </w:r>
        <w:r w:rsidR="0003389D">
          <w:rPr>
            <w:noProof/>
            <w:webHidden/>
          </w:rPr>
        </w:r>
        <w:r w:rsidR="0003389D">
          <w:rPr>
            <w:noProof/>
            <w:webHidden/>
          </w:rPr>
          <w:fldChar w:fldCharType="separate"/>
        </w:r>
        <w:r w:rsidR="003316D6">
          <w:rPr>
            <w:noProof/>
            <w:webHidden/>
          </w:rPr>
          <w:t>16</w:t>
        </w:r>
        <w:r w:rsidR="0003389D">
          <w:rPr>
            <w:noProof/>
            <w:webHidden/>
          </w:rPr>
          <w:fldChar w:fldCharType="end"/>
        </w:r>
      </w:hyperlink>
    </w:p>
    <w:p w14:paraId="693C3EDF" w14:textId="0A0A53C5"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7" w:history="1">
        <w:r w:rsidR="0003389D" w:rsidRPr="00D015A4">
          <w:rPr>
            <w:rStyle w:val="Lienhypertexte"/>
            <w:noProof/>
            <w:spacing w:val="-2"/>
          </w:rPr>
          <w:t>1.7.1.</w:t>
        </w:r>
        <w:r w:rsidR="0003389D">
          <w:rPr>
            <w:rFonts w:asciiTheme="minorHAnsi" w:eastAsiaTheme="minorEastAsia" w:hAnsiTheme="minorHAnsi" w:cstheme="minorBidi"/>
            <w:noProof/>
            <w:sz w:val="22"/>
            <w:szCs w:val="22"/>
          </w:rPr>
          <w:tab/>
        </w:r>
        <w:r w:rsidR="0003389D" w:rsidRPr="00D015A4">
          <w:rPr>
            <w:rStyle w:val="Lienhypertexte"/>
            <w:noProof/>
            <w:lang w:val="fr-CA"/>
          </w:rPr>
          <w:t>Contenu</w:t>
        </w:r>
        <w:r w:rsidR="0003389D">
          <w:rPr>
            <w:noProof/>
            <w:webHidden/>
          </w:rPr>
          <w:tab/>
        </w:r>
        <w:r w:rsidR="0003389D">
          <w:rPr>
            <w:noProof/>
            <w:webHidden/>
          </w:rPr>
          <w:fldChar w:fldCharType="begin"/>
        </w:r>
        <w:r w:rsidR="0003389D">
          <w:rPr>
            <w:noProof/>
            <w:webHidden/>
          </w:rPr>
          <w:instrText xml:space="preserve"> PAGEREF _Toc45355107 \h </w:instrText>
        </w:r>
        <w:r w:rsidR="0003389D">
          <w:rPr>
            <w:noProof/>
            <w:webHidden/>
          </w:rPr>
        </w:r>
        <w:r w:rsidR="0003389D">
          <w:rPr>
            <w:noProof/>
            <w:webHidden/>
          </w:rPr>
          <w:fldChar w:fldCharType="separate"/>
        </w:r>
        <w:r w:rsidR="003316D6">
          <w:rPr>
            <w:noProof/>
            <w:webHidden/>
          </w:rPr>
          <w:t>16</w:t>
        </w:r>
        <w:r w:rsidR="0003389D">
          <w:rPr>
            <w:noProof/>
            <w:webHidden/>
          </w:rPr>
          <w:fldChar w:fldCharType="end"/>
        </w:r>
      </w:hyperlink>
    </w:p>
    <w:p w14:paraId="4744CFDF" w14:textId="2CC75176"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08" w:history="1">
        <w:r w:rsidR="0003389D" w:rsidRPr="00D015A4">
          <w:rPr>
            <w:rStyle w:val="Lienhypertexte"/>
            <w:noProof/>
            <w:spacing w:val="-2"/>
          </w:rPr>
          <w:t>1.7.2.</w:t>
        </w:r>
        <w:r w:rsidR="0003389D">
          <w:rPr>
            <w:rFonts w:asciiTheme="minorHAnsi" w:eastAsiaTheme="minorEastAsia" w:hAnsiTheme="minorHAnsi" w:cstheme="minorBidi"/>
            <w:noProof/>
            <w:sz w:val="22"/>
            <w:szCs w:val="22"/>
          </w:rPr>
          <w:tab/>
        </w:r>
        <w:r w:rsidR="0003389D" w:rsidRPr="00D015A4">
          <w:rPr>
            <w:rStyle w:val="Lienhypertexte"/>
            <w:noProof/>
          </w:rPr>
          <w:t>Modèle</w:t>
        </w:r>
        <w:r w:rsidR="0003389D">
          <w:rPr>
            <w:noProof/>
            <w:webHidden/>
          </w:rPr>
          <w:tab/>
        </w:r>
        <w:r w:rsidR="0003389D">
          <w:rPr>
            <w:noProof/>
            <w:webHidden/>
          </w:rPr>
          <w:fldChar w:fldCharType="begin"/>
        </w:r>
        <w:r w:rsidR="0003389D">
          <w:rPr>
            <w:noProof/>
            <w:webHidden/>
          </w:rPr>
          <w:instrText xml:space="preserve"> PAGEREF _Toc45355108 \h </w:instrText>
        </w:r>
        <w:r w:rsidR="0003389D">
          <w:rPr>
            <w:noProof/>
            <w:webHidden/>
          </w:rPr>
        </w:r>
        <w:r w:rsidR="0003389D">
          <w:rPr>
            <w:noProof/>
            <w:webHidden/>
          </w:rPr>
          <w:fldChar w:fldCharType="separate"/>
        </w:r>
        <w:r w:rsidR="003316D6">
          <w:rPr>
            <w:noProof/>
            <w:webHidden/>
          </w:rPr>
          <w:t>16</w:t>
        </w:r>
        <w:r w:rsidR="0003389D">
          <w:rPr>
            <w:noProof/>
            <w:webHidden/>
          </w:rPr>
          <w:fldChar w:fldCharType="end"/>
        </w:r>
      </w:hyperlink>
    </w:p>
    <w:p w14:paraId="35E77634" w14:textId="3AC3BD8C"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09" w:history="1">
        <w:r w:rsidR="0003389D" w:rsidRPr="00D015A4">
          <w:rPr>
            <w:rStyle w:val="Lienhypertexte"/>
            <w:noProof/>
            <w:w w:val="99"/>
          </w:rPr>
          <w:t>2.</w:t>
        </w:r>
        <w:r w:rsidR="0003389D">
          <w:rPr>
            <w:rFonts w:asciiTheme="minorHAnsi" w:eastAsiaTheme="minorEastAsia" w:hAnsiTheme="minorHAnsi" w:cstheme="minorBidi"/>
            <w:noProof/>
            <w:sz w:val="22"/>
            <w:szCs w:val="22"/>
          </w:rPr>
          <w:tab/>
        </w:r>
        <w:r w:rsidR="0003389D" w:rsidRPr="00D015A4">
          <w:rPr>
            <w:rStyle w:val="Lienhypertexte"/>
            <w:noProof/>
          </w:rPr>
          <w:t xml:space="preserve">Etude </w:t>
        </w:r>
        <w:r w:rsidR="0003389D" w:rsidRPr="00D015A4">
          <w:rPr>
            <w:rStyle w:val="Lienhypertexte"/>
            <w:rFonts w:ascii="Georgia" w:hAnsi="Georgia"/>
            <w:noProof/>
          </w:rPr>
          <w:t>de</w:t>
        </w:r>
        <w:r w:rsidR="0003389D" w:rsidRPr="00D015A4">
          <w:rPr>
            <w:rStyle w:val="Lienhypertexte"/>
            <w:rFonts w:ascii="Georgia" w:hAnsi="Georgia"/>
            <w:noProof/>
            <w:spacing w:val="-14"/>
          </w:rPr>
          <w:t xml:space="preserve"> </w:t>
        </w:r>
        <w:r w:rsidR="0003389D" w:rsidRPr="00D015A4">
          <w:rPr>
            <w:rStyle w:val="Lienhypertexte"/>
            <w:rFonts w:ascii="Georgia" w:hAnsi="Georgia"/>
            <w:noProof/>
          </w:rPr>
          <w:t>l’existant</w:t>
        </w:r>
        <w:r w:rsidR="0003389D">
          <w:rPr>
            <w:noProof/>
            <w:webHidden/>
          </w:rPr>
          <w:tab/>
        </w:r>
        <w:r w:rsidR="0003389D">
          <w:rPr>
            <w:noProof/>
            <w:webHidden/>
          </w:rPr>
          <w:fldChar w:fldCharType="begin"/>
        </w:r>
        <w:r w:rsidR="0003389D">
          <w:rPr>
            <w:noProof/>
            <w:webHidden/>
          </w:rPr>
          <w:instrText xml:space="preserve"> PAGEREF _Toc45355109 \h </w:instrText>
        </w:r>
        <w:r w:rsidR="0003389D">
          <w:rPr>
            <w:noProof/>
            <w:webHidden/>
          </w:rPr>
        </w:r>
        <w:r w:rsidR="0003389D">
          <w:rPr>
            <w:noProof/>
            <w:webHidden/>
          </w:rPr>
          <w:fldChar w:fldCharType="separate"/>
        </w:r>
        <w:r w:rsidR="003316D6">
          <w:rPr>
            <w:noProof/>
            <w:webHidden/>
          </w:rPr>
          <w:t>17</w:t>
        </w:r>
        <w:r w:rsidR="0003389D">
          <w:rPr>
            <w:noProof/>
            <w:webHidden/>
          </w:rPr>
          <w:fldChar w:fldCharType="end"/>
        </w:r>
      </w:hyperlink>
    </w:p>
    <w:p w14:paraId="0BAE7AB7" w14:textId="266F7EB3"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10" w:history="1">
        <w:r w:rsidR="0003389D" w:rsidRPr="00D015A4">
          <w:rPr>
            <w:rStyle w:val="Lienhypertexte"/>
            <w:noProof/>
            <w:w w:val="99"/>
          </w:rPr>
          <w:t>3.</w:t>
        </w:r>
        <w:r w:rsidR="0003389D">
          <w:rPr>
            <w:rFonts w:asciiTheme="minorHAnsi" w:eastAsiaTheme="minorEastAsia" w:hAnsiTheme="minorHAnsi" w:cstheme="minorBidi"/>
            <w:noProof/>
            <w:sz w:val="22"/>
            <w:szCs w:val="22"/>
          </w:rPr>
          <w:tab/>
        </w:r>
        <w:r w:rsidR="0003389D" w:rsidRPr="00D015A4">
          <w:rPr>
            <w:rStyle w:val="Lienhypertexte"/>
            <w:noProof/>
          </w:rPr>
          <w:t>Solution proposée</w:t>
        </w:r>
        <w:r w:rsidR="0003389D">
          <w:rPr>
            <w:noProof/>
            <w:webHidden/>
          </w:rPr>
          <w:tab/>
        </w:r>
        <w:r w:rsidR="0003389D">
          <w:rPr>
            <w:noProof/>
            <w:webHidden/>
          </w:rPr>
          <w:fldChar w:fldCharType="begin"/>
        </w:r>
        <w:r w:rsidR="0003389D">
          <w:rPr>
            <w:noProof/>
            <w:webHidden/>
          </w:rPr>
          <w:instrText xml:space="preserve"> PAGEREF _Toc45355110 \h </w:instrText>
        </w:r>
        <w:r w:rsidR="0003389D">
          <w:rPr>
            <w:noProof/>
            <w:webHidden/>
          </w:rPr>
        </w:r>
        <w:r w:rsidR="0003389D">
          <w:rPr>
            <w:noProof/>
            <w:webHidden/>
          </w:rPr>
          <w:fldChar w:fldCharType="separate"/>
        </w:r>
        <w:r w:rsidR="003316D6">
          <w:rPr>
            <w:noProof/>
            <w:webHidden/>
          </w:rPr>
          <w:t>17</w:t>
        </w:r>
        <w:r w:rsidR="0003389D">
          <w:rPr>
            <w:noProof/>
            <w:webHidden/>
          </w:rPr>
          <w:fldChar w:fldCharType="end"/>
        </w:r>
      </w:hyperlink>
    </w:p>
    <w:p w14:paraId="3FA67F72" w14:textId="58F7F69E" w:rsidR="0003389D" w:rsidRDefault="0087095F">
      <w:pPr>
        <w:pStyle w:val="TM2"/>
        <w:tabs>
          <w:tab w:val="right" w:leader="dot" w:pos="9960"/>
        </w:tabs>
        <w:rPr>
          <w:rFonts w:asciiTheme="minorHAnsi" w:eastAsiaTheme="minorEastAsia" w:hAnsiTheme="minorHAnsi" w:cstheme="minorBidi"/>
          <w:noProof/>
          <w:sz w:val="22"/>
          <w:szCs w:val="22"/>
        </w:rPr>
      </w:pPr>
      <w:hyperlink w:anchor="_Toc45355111" w:history="1">
        <w:r w:rsidR="0003389D" w:rsidRPr="00D015A4">
          <w:rPr>
            <w:rStyle w:val="Lienhypertexte"/>
            <w:noProof/>
          </w:rPr>
          <w:t>Conclusion</w:t>
        </w:r>
        <w:r w:rsidR="0003389D">
          <w:rPr>
            <w:noProof/>
            <w:webHidden/>
          </w:rPr>
          <w:tab/>
        </w:r>
        <w:r w:rsidR="0003389D">
          <w:rPr>
            <w:noProof/>
            <w:webHidden/>
          </w:rPr>
          <w:fldChar w:fldCharType="begin"/>
        </w:r>
        <w:r w:rsidR="0003389D">
          <w:rPr>
            <w:noProof/>
            <w:webHidden/>
          </w:rPr>
          <w:instrText xml:space="preserve"> PAGEREF _Toc45355111 \h </w:instrText>
        </w:r>
        <w:r w:rsidR="0003389D">
          <w:rPr>
            <w:noProof/>
            <w:webHidden/>
          </w:rPr>
        </w:r>
        <w:r w:rsidR="0003389D">
          <w:rPr>
            <w:noProof/>
            <w:webHidden/>
          </w:rPr>
          <w:fldChar w:fldCharType="separate"/>
        </w:r>
        <w:r w:rsidR="003316D6">
          <w:rPr>
            <w:noProof/>
            <w:webHidden/>
          </w:rPr>
          <w:t>17</w:t>
        </w:r>
        <w:r w:rsidR="0003389D">
          <w:rPr>
            <w:noProof/>
            <w:webHidden/>
          </w:rPr>
          <w:fldChar w:fldCharType="end"/>
        </w:r>
      </w:hyperlink>
    </w:p>
    <w:p w14:paraId="7173FE65" w14:textId="5D00154C" w:rsidR="0003389D" w:rsidRDefault="0087095F">
      <w:pPr>
        <w:pStyle w:val="TM1"/>
        <w:tabs>
          <w:tab w:val="right" w:leader="dot" w:pos="9960"/>
        </w:tabs>
        <w:rPr>
          <w:rFonts w:asciiTheme="minorHAnsi" w:eastAsiaTheme="minorEastAsia" w:hAnsiTheme="minorHAnsi" w:cstheme="minorBidi"/>
          <w:b w:val="0"/>
          <w:bCs w:val="0"/>
          <w:noProof/>
          <w:sz w:val="22"/>
          <w:szCs w:val="22"/>
        </w:rPr>
      </w:pPr>
      <w:hyperlink w:anchor="_Toc45355112" w:history="1">
        <w:r w:rsidR="0003389D" w:rsidRPr="00D015A4">
          <w:rPr>
            <w:rStyle w:val="Lienhypertexte"/>
            <w:noProof/>
          </w:rPr>
          <w:t>Chapitre 2 : Analyse et Conception</w:t>
        </w:r>
        <w:r w:rsidR="0003389D">
          <w:rPr>
            <w:noProof/>
            <w:webHidden/>
          </w:rPr>
          <w:tab/>
        </w:r>
        <w:r w:rsidR="0003389D">
          <w:rPr>
            <w:noProof/>
            <w:webHidden/>
          </w:rPr>
          <w:fldChar w:fldCharType="begin"/>
        </w:r>
        <w:r w:rsidR="0003389D">
          <w:rPr>
            <w:noProof/>
            <w:webHidden/>
          </w:rPr>
          <w:instrText xml:space="preserve"> PAGEREF _Toc45355112 \h </w:instrText>
        </w:r>
        <w:r w:rsidR="0003389D">
          <w:rPr>
            <w:noProof/>
            <w:webHidden/>
          </w:rPr>
        </w:r>
        <w:r w:rsidR="0003389D">
          <w:rPr>
            <w:noProof/>
            <w:webHidden/>
          </w:rPr>
          <w:fldChar w:fldCharType="separate"/>
        </w:r>
        <w:r w:rsidR="003316D6">
          <w:rPr>
            <w:noProof/>
            <w:webHidden/>
          </w:rPr>
          <w:t>18</w:t>
        </w:r>
        <w:r w:rsidR="0003389D">
          <w:rPr>
            <w:noProof/>
            <w:webHidden/>
          </w:rPr>
          <w:fldChar w:fldCharType="end"/>
        </w:r>
      </w:hyperlink>
    </w:p>
    <w:p w14:paraId="09F35B8F" w14:textId="50685B73" w:rsidR="0003389D" w:rsidRDefault="0087095F">
      <w:pPr>
        <w:pStyle w:val="TM2"/>
        <w:tabs>
          <w:tab w:val="right" w:leader="dot" w:pos="9960"/>
        </w:tabs>
        <w:rPr>
          <w:rFonts w:asciiTheme="minorHAnsi" w:eastAsiaTheme="minorEastAsia" w:hAnsiTheme="minorHAnsi" w:cstheme="minorBidi"/>
          <w:noProof/>
          <w:sz w:val="22"/>
          <w:szCs w:val="22"/>
        </w:rPr>
      </w:pPr>
      <w:hyperlink w:anchor="_Toc45355113" w:history="1">
        <w:r w:rsidR="0003389D" w:rsidRPr="00D015A4">
          <w:rPr>
            <w:rStyle w:val="Lienhypertexte"/>
            <w:noProof/>
          </w:rPr>
          <w:t>Introduction</w:t>
        </w:r>
        <w:r w:rsidR="0003389D">
          <w:rPr>
            <w:noProof/>
            <w:webHidden/>
          </w:rPr>
          <w:tab/>
        </w:r>
        <w:r w:rsidR="0003389D">
          <w:rPr>
            <w:noProof/>
            <w:webHidden/>
          </w:rPr>
          <w:fldChar w:fldCharType="begin"/>
        </w:r>
        <w:r w:rsidR="0003389D">
          <w:rPr>
            <w:noProof/>
            <w:webHidden/>
          </w:rPr>
          <w:instrText xml:space="preserve"> PAGEREF _Toc45355113 \h </w:instrText>
        </w:r>
        <w:r w:rsidR="0003389D">
          <w:rPr>
            <w:noProof/>
            <w:webHidden/>
          </w:rPr>
        </w:r>
        <w:r w:rsidR="0003389D">
          <w:rPr>
            <w:noProof/>
            <w:webHidden/>
          </w:rPr>
          <w:fldChar w:fldCharType="separate"/>
        </w:r>
        <w:r w:rsidR="003316D6">
          <w:rPr>
            <w:noProof/>
            <w:webHidden/>
          </w:rPr>
          <w:t>19</w:t>
        </w:r>
        <w:r w:rsidR="0003389D">
          <w:rPr>
            <w:noProof/>
            <w:webHidden/>
          </w:rPr>
          <w:fldChar w:fldCharType="end"/>
        </w:r>
      </w:hyperlink>
    </w:p>
    <w:p w14:paraId="580C41F5" w14:textId="010913A6"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14" w:history="1">
        <w:r w:rsidR="0003389D" w:rsidRPr="00D015A4">
          <w:rPr>
            <w:rStyle w:val="Lienhypertexte"/>
            <w:noProof/>
            <w:spacing w:val="-1"/>
            <w:w w:val="99"/>
          </w:rPr>
          <w:t>1.</w:t>
        </w:r>
        <w:r w:rsidR="0003389D">
          <w:rPr>
            <w:rFonts w:asciiTheme="minorHAnsi" w:eastAsiaTheme="minorEastAsia" w:hAnsiTheme="minorHAnsi" w:cstheme="minorBidi"/>
            <w:noProof/>
            <w:sz w:val="22"/>
            <w:szCs w:val="22"/>
          </w:rPr>
          <w:tab/>
        </w:r>
        <w:r w:rsidR="0003389D" w:rsidRPr="00D015A4">
          <w:rPr>
            <w:rStyle w:val="Lienhypertexte"/>
            <w:noProof/>
          </w:rPr>
          <w:t>Expression des besoins fonctionnels</w:t>
        </w:r>
        <w:r w:rsidR="0003389D">
          <w:rPr>
            <w:noProof/>
            <w:webHidden/>
          </w:rPr>
          <w:tab/>
        </w:r>
        <w:r w:rsidR="0003389D">
          <w:rPr>
            <w:noProof/>
            <w:webHidden/>
          </w:rPr>
          <w:fldChar w:fldCharType="begin"/>
        </w:r>
        <w:r w:rsidR="0003389D">
          <w:rPr>
            <w:noProof/>
            <w:webHidden/>
          </w:rPr>
          <w:instrText xml:space="preserve"> PAGEREF _Toc45355114 \h </w:instrText>
        </w:r>
        <w:r w:rsidR="0003389D">
          <w:rPr>
            <w:noProof/>
            <w:webHidden/>
          </w:rPr>
        </w:r>
        <w:r w:rsidR="0003389D">
          <w:rPr>
            <w:noProof/>
            <w:webHidden/>
          </w:rPr>
          <w:fldChar w:fldCharType="separate"/>
        </w:r>
        <w:r w:rsidR="003316D6">
          <w:rPr>
            <w:noProof/>
            <w:webHidden/>
          </w:rPr>
          <w:t>19</w:t>
        </w:r>
        <w:r w:rsidR="0003389D">
          <w:rPr>
            <w:noProof/>
            <w:webHidden/>
          </w:rPr>
          <w:fldChar w:fldCharType="end"/>
        </w:r>
      </w:hyperlink>
    </w:p>
    <w:p w14:paraId="694B3901" w14:textId="3B2083F6"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15" w:history="1">
        <w:r w:rsidR="0003389D" w:rsidRPr="00D015A4">
          <w:rPr>
            <w:rStyle w:val="Lienhypertexte"/>
            <w:noProof/>
            <w:spacing w:val="-1"/>
            <w:w w:val="99"/>
          </w:rPr>
          <w:t>2.</w:t>
        </w:r>
        <w:r w:rsidR="0003389D">
          <w:rPr>
            <w:rFonts w:asciiTheme="minorHAnsi" w:eastAsiaTheme="minorEastAsia" w:hAnsiTheme="minorHAnsi" w:cstheme="minorBidi"/>
            <w:noProof/>
            <w:sz w:val="22"/>
            <w:szCs w:val="22"/>
          </w:rPr>
          <w:tab/>
        </w:r>
        <w:r w:rsidR="0003389D" w:rsidRPr="00D015A4">
          <w:rPr>
            <w:rStyle w:val="Lienhypertexte"/>
            <w:noProof/>
          </w:rPr>
          <w:t>Besoins</w:t>
        </w:r>
        <w:r w:rsidR="0003389D" w:rsidRPr="00D015A4">
          <w:rPr>
            <w:rStyle w:val="Lienhypertexte"/>
            <w:noProof/>
            <w:spacing w:val="-2"/>
          </w:rPr>
          <w:t xml:space="preserve"> </w:t>
        </w:r>
        <w:r w:rsidR="0003389D" w:rsidRPr="00D015A4">
          <w:rPr>
            <w:rStyle w:val="Lienhypertexte"/>
            <w:noProof/>
          </w:rPr>
          <w:t>non-fonctionnels</w:t>
        </w:r>
        <w:r w:rsidR="0003389D">
          <w:rPr>
            <w:noProof/>
            <w:webHidden/>
          </w:rPr>
          <w:tab/>
        </w:r>
        <w:r w:rsidR="0003389D">
          <w:rPr>
            <w:noProof/>
            <w:webHidden/>
          </w:rPr>
          <w:fldChar w:fldCharType="begin"/>
        </w:r>
        <w:r w:rsidR="0003389D">
          <w:rPr>
            <w:noProof/>
            <w:webHidden/>
          </w:rPr>
          <w:instrText xml:space="preserve"> PAGEREF _Toc45355115 \h </w:instrText>
        </w:r>
        <w:r w:rsidR="0003389D">
          <w:rPr>
            <w:noProof/>
            <w:webHidden/>
          </w:rPr>
        </w:r>
        <w:r w:rsidR="0003389D">
          <w:rPr>
            <w:noProof/>
            <w:webHidden/>
          </w:rPr>
          <w:fldChar w:fldCharType="separate"/>
        </w:r>
        <w:r w:rsidR="003316D6">
          <w:rPr>
            <w:noProof/>
            <w:webHidden/>
          </w:rPr>
          <w:t>19</w:t>
        </w:r>
        <w:r w:rsidR="0003389D">
          <w:rPr>
            <w:noProof/>
            <w:webHidden/>
          </w:rPr>
          <w:fldChar w:fldCharType="end"/>
        </w:r>
      </w:hyperlink>
    </w:p>
    <w:p w14:paraId="05D6D5E0" w14:textId="056431C3"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16" w:history="1">
        <w:r w:rsidR="0003389D" w:rsidRPr="00D015A4">
          <w:rPr>
            <w:rStyle w:val="Lienhypertexte"/>
            <w:noProof/>
            <w:spacing w:val="-1"/>
            <w:w w:val="99"/>
          </w:rPr>
          <w:t>3.</w:t>
        </w:r>
        <w:r w:rsidR="0003389D">
          <w:rPr>
            <w:rFonts w:asciiTheme="minorHAnsi" w:eastAsiaTheme="minorEastAsia" w:hAnsiTheme="minorHAnsi" w:cstheme="minorBidi"/>
            <w:noProof/>
            <w:sz w:val="22"/>
            <w:szCs w:val="22"/>
          </w:rPr>
          <w:tab/>
        </w:r>
        <w:r w:rsidR="0003389D" w:rsidRPr="00D015A4">
          <w:rPr>
            <w:rStyle w:val="Lienhypertexte"/>
            <w:noProof/>
          </w:rPr>
          <w:t xml:space="preserve">Elaboration de diagramme de </w:t>
        </w:r>
        <w:r w:rsidR="0003389D" w:rsidRPr="00D015A4">
          <w:rPr>
            <w:rStyle w:val="Lienhypertexte"/>
            <w:rFonts w:ascii="Georgia" w:hAnsi="Georgia"/>
            <w:noProof/>
          </w:rPr>
          <w:t>cas d’utilisation</w:t>
        </w:r>
        <w:r w:rsidR="0003389D">
          <w:rPr>
            <w:noProof/>
            <w:webHidden/>
          </w:rPr>
          <w:tab/>
        </w:r>
        <w:r w:rsidR="0003389D">
          <w:rPr>
            <w:noProof/>
            <w:webHidden/>
          </w:rPr>
          <w:fldChar w:fldCharType="begin"/>
        </w:r>
        <w:r w:rsidR="0003389D">
          <w:rPr>
            <w:noProof/>
            <w:webHidden/>
          </w:rPr>
          <w:instrText xml:space="preserve"> PAGEREF _Toc45355116 \h </w:instrText>
        </w:r>
        <w:r w:rsidR="0003389D">
          <w:rPr>
            <w:noProof/>
            <w:webHidden/>
          </w:rPr>
        </w:r>
        <w:r w:rsidR="0003389D">
          <w:rPr>
            <w:noProof/>
            <w:webHidden/>
          </w:rPr>
          <w:fldChar w:fldCharType="separate"/>
        </w:r>
        <w:r w:rsidR="003316D6">
          <w:rPr>
            <w:noProof/>
            <w:webHidden/>
          </w:rPr>
          <w:t>20</w:t>
        </w:r>
        <w:r w:rsidR="0003389D">
          <w:rPr>
            <w:noProof/>
            <w:webHidden/>
          </w:rPr>
          <w:fldChar w:fldCharType="end"/>
        </w:r>
      </w:hyperlink>
    </w:p>
    <w:p w14:paraId="1DD7A52E" w14:textId="72FA03B4" w:rsidR="0003389D" w:rsidRDefault="0087095F">
      <w:pPr>
        <w:pStyle w:val="TM3"/>
        <w:tabs>
          <w:tab w:val="left" w:pos="1376"/>
          <w:tab w:val="right" w:leader="dot" w:pos="9960"/>
        </w:tabs>
        <w:rPr>
          <w:rFonts w:asciiTheme="minorHAnsi" w:eastAsiaTheme="minorEastAsia" w:hAnsiTheme="minorHAnsi" w:cstheme="minorBidi"/>
          <w:noProof/>
        </w:rPr>
      </w:pPr>
      <w:hyperlink w:anchor="_Toc45355117" w:history="1">
        <w:r w:rsidR="0003389D" w:rsidRPr="00D015A4">
          <w:rPr>
            <w:rStyle w:val="Lienhypertexte"/>
            <w:noProof/>
            <w:spacing w:val="-1"/>
          </w:rPr>
          <w:t>3.1.</w:t>
        </w:r>
        <w:r w:rsidR="0003389D">
          <w:rPr>
            <w:rFonts w:asciiTheme="minorHAnsi" w:eastAsiaTheme="minorEastAsia" w:hAnsiTheme="minorHAnsi" w:cstheme="minorBidi"/>
            <w:noProof/>
          </w:rPr>
          <w:tab/>
        </w:r>
        <w:r w:rsidR="0003389D" w:rsidRPr="00D015A4">
          <w:rPr>
            <w:rStyle w:val="Lienhypertexte"/>
            <w:noProof/>
          </w:rPr>
          <w:t>Présentation des</w:t>
        </w:r>
        <w:r w:rsidR="0003389D" w:rsidRPr="00D015A4">
          <w:rPr>
            <w:rStyle w:val="Lienhypertexte"/>
            <w:noProof/>
            <w:spacing w:val="1"/>
          </w:rPr>
          <w:t xml:space="preserve"> </w:t>
        </w:r>
        <w:r w:rsidR="0003389D" w:rsidRPr="00D015A4">
          <w:rPr>
            <w:rStyle w:val="Lienhypertexte"/>
            <w:noProof/>
          </w:rPr>
          <w:t>acteurs</w:t>
        </w:r>
        <w:r w:rsidR="0003389D">
          <w:rPr>
            <w:noProof/>
            <w:webHidden/>
          </w:rPr>
          <w:tab/>
        </w:r>
        <w:r w:rsidR="0003389D">
          <w:rPr>
            <w:noProof/>
            <w:webHidden/>
          </w:rPr>
          <w:fldChar w:fldCharType="begin"/>
        </w:r>
        <w:r w:rsidR="0003389D">
          <w:rPr>
            <w:noProof/>
            <w:webHidden/>
          </w:rPr>
          <w:instrText xml:space="preserve"> PAGEREF _Toc45355117 \h </w:instrText>
        </w:r>
        <w:r w:rsidR="0003389D">
          <w:rPr>
            <w:noProof/>
            <w:webHidden/>
          </w:rPr>
        </w:r>
        <w:r w:rsidR="0003389D">
          <w:rPr>
            <w:noProof/>
            <w:webHidden/>
          </w:rPr>
          <w:fldChar w:fldCharType="separate"/>
        </w:r>
        <w:r w:rsidR="003316D6">
          <w:rPr>
            <w:noProof/>
            <w:webHidden/>
          </w:rPr>
          <w:t>20</w:t>
        </w:r>
        <w:r w:rsidR="0003389D">
          <w:rPr>
            <w:noProof/>
            <w:webHidden/>
          </w:rPr>
          <w:fldChar w:fldCharType="end"/>
        </w:r>
      </w:hyperlink>
    </w:p>
    <w:p w14:paraId="74E88F07" w14:textId="7ADE1A1B" w:rsidR="0003389D" w:rsidRDefault="0087095F">
      <w:pPr>
        <w:pStyle w:val="TM3"/>
        <w:tabs>
          <w:tab w:val="left" w:pos="1376"/>
          <w:tab w:val="right" w:leader="dot" w:pos="9960"/>
        </w:tabs>
        <w:rPr>
          <w:rFonts w:asciiTheme="minorHAnsi" w:eastAsiaTheme="minorEastAsia" w:hAnsiTheme="minorHAnsi" w:cstheme="minorBidi"/>
          <w:noProof/>
        </w:rPr>
      </w:pPr>
      <w:hyperlink w:anchor="_Toc45355118" w:history="1">
        <w:r w:rsidR="0003389D" w:rsidRPr="00D015A4">
          <w:rPr>
            <w:rStyle w:val="Lienhypertexte"/>
            <w:noProof/>
            <w:spacing w:val="-1"/>
          </w:rPr>
          <w:t>3.2.</w:t>
        </w:r>
        <w:r w:rsidR="0003389D">
          <w:rPr>
            <w:rFonts w:asciiTheme="minorHAnsi" w:eastAsiaTheme="minorEastAsia" w:hAnsiTheme="minorHAnsi" w:cstheme="minorBidi"/>
            <w:noProof/>
          </w:rPr>
          <w:tab/>
        </w:r>
        <w:r w:rsidR="0003389D" w:rsidRPr="00D015A4">
          <w:rPr>
            <w:rStyle w:val="Lienhypertexte"/>
            <w:noProof/>
          </w:rPr>
          <w:t>Diagramme de cas d’utilisation global</w:t>
        </w:r>
        <w:r w:rsidR="0003389D">
          <w:rPr>
            <w:noProof/>
            <w:webHidden/>
          </w:rPr>
          <w:tab/>
        </w:r>
        <w:r w:rsidR="0003389D">
          <w:rPr>
            <w:noProof/>
            <w:webHidden/>
          </w:rPr>
          <w:fldChar w:fldCharType="begin"/>
        </w:r>
        <w:r w:rsidR="0003389D">
          <w:rPr>
            <w:noProof/>
            <w:webHidden/>
          </w:rPr>
          <w:instrText xml:space="preserve"> PAGEREF _Toc45355118 \h </w:instrText>
        </w:r>
        <w:r w:rsidR="0003389D">
          <w:rPr>
            <w:noProof/>
            <w:webHidden/>
          </w:rPr>
        </w:r>
        <w:r w:rsidR="0003389D">
          <w:rPr>
            <w:noProof/>
            <w:webHidden/>
          </w:rPr>
          <w:fldChar w:fldCharType="separate"/>
        </w:r>
        <w:r w:rsidR="003316D6">
          <w:rPr>
            <w:noProof/>
            <w:webHidden/>
          </w:rPr>
          <w:t>20</w:t>
        </w:r>
        <w:r w:rsidR="0003389D">
          <w:rPr>
            <w:noProof/>
            <w:webHidden/>
          </w:rPr>
          <w:fldChar w:fldCharType="end"/>
        </w:r>
      </w:hyperlink>
    </w:p>
    <w:p w14:paraId="18C3FE06" w14:textId="4F8F8B5A" w:rsidR="0003389D" w:rsidRDefault="0087095F">
      <w:pPr>
        <w:pStyle w:val="TM3"/>
        <w:tabs>
          <w:tab w:val="left" w:pos="1376"/>
          <w:tab w:val="right" w:leader="dot" w:pos="9960"/>
        </w:tabs>
        <w:rPr>
          <w:rFonts w:asciiTheme="minorHAnsi" w:eastAsiaTheme="minorEastAsia" w:hAnsiTheme="minorHAnsi" w:cstheme="minorBidi"/>
          <w:noProof/>
        </w:rPr>
      </w:pPr>
      <w:hyperlink w:anchor="_Toc45355119" w:history="1">
        <w:r w:rsidR="0003389D" w:rsidRPr="00D015A4">
          <w:rPr>
            <w:rStyle w:val="Lienhypertexte"/>
            <w:noProof/>
            <w:spacing w:val="-1"/>
          </w:rPr>
          <w:t>3.3.</w:t>
        </w:r>
        <w:r w:rsidR="0003389D">
          <w:rPr>
            <w:rFonts w:asciiTheme="minorHAnsi" w:eastAsiaTheme="minorEastAsia" w:hAnsiTheme="minorHAnsi" w:cstheme="minorBidi"/>
            <w:noProof/>
          </w:rPr>
          <w:tab/>
        </w:r>
        <w:r w:rsidR="0003389D" w:rsidRPr="00D015A4">
          <w:rPr>
            <w:rStyle w:val="Lienhypertexte"/>
            <w:noProof/>
          </w:rPr>
          <w:t>Raffinement de cas d’utilisation « Gérer les examens »</w:t>
        </w:r>
        <w:r w:rsidR="0003389D">
          <w:rPr>
            <w:noProof/>
            <w:webHidden/>
          </w:rPr>
          <w:tab/>
        </w:r>
        <w:r w:rsidR="0003389D">
          <w:rPr>
            <w:noProof/>
            <w:webHidden/>
          </w:rPr>
          <w:fldChar w:fldCharType="begin"/>
        </w:r>
        <w:r w:rsidR="0003389D">
          <w:rPr>
            <w:noProof/>
            <w:webHidden/>
          </w:rPr>
          <w:instrText xml:space="preserve"> PAGEREF _Toc45355119 \h </w:instrText>
        </w:r>
        <w:r w:rsidR="0003389D">
          <w:rPr>
            <w:noProof/>
            <w:webHidden/>
          </w:rPr>
        </w:r>
        <w:r w:rsidR="0003389D">
          <w:rPr>
            <w:noProof/>
            <w:webHidden/>
          </w:rPr>
          <w:fldChar w:fldCharType="separate"/>
        </w:r>
        <w:r w:rsidR="003316D6">
          <w:rPr>
            <w:noProof/>
            <w:webHidden/>
          </w:rPr>
          <w:t>21</w:t>
        </w:r>
        <w:r w:rsidR="0003389D">
          <w:rPr>
            <w:noProof/>
            <w:webHidden/>
          </w:rPr>
          <w:fldChar w:fldCharType="end"/>
        </w:r>
      </w:hyperlink>
    </w:p>
    <w:p w14:paraId="31F4F709" w14:textId="063C32BE" w:rsidR="0003389D" w:rsidRDefault="0087095F">
      <w:pPr>
        <w:pStyle w:val="TM4"/>
        <w:tabs>
          <w:tab w:val="right" w:leader="dot" w:pos="9960"/>
        </w:tabs>
        <w:rPr>
          <w:rFonts w:asciiTheme="minorHAnsi" w:eastAsiaTheme="minorEastAsia" w:hAnsiTheme="minorHAnsi" w:cstheme="minorBidi"/>
          <w:noProof/>
          <w:sz w:val="22"/>
          <w:szCs w:val="22"/>
        </w:rPr>
      </w:pPr>
      <w:hyperlink w:anchor="_Toc45355120" w:history="1">
        <w:r w:rsidR="0003389D" w:rsidRPr="00D015A4">
          <w:rPr>
            <w:rStyle w:val="Lienhypertexte"/>
            <w:noProof/>
          </w:rPr>
          <w:t>3.3.1. Diagramme de raffinement</w:t>
        </w:r>
        <w:r w:rsidR="0003389D">
          <w:rPr>
            <w:noProof/>
            <w:webHidden/>
          </w:rPr>
          <w:tab/>
        </w:r>
        <w:r w:rsidR="0003389D">
          <w:rPr>
            <w:noProof/>
            <w:webHidden/>
          </w:rPr>
          <w:fldChar w:fldCharType="begin"/>
        </w:r>
        <w:r w:rsidR="0003389D">
          <w:rPr>
            <w:noProof/>
            <w:webHidden/>
          </w:rPr>
          <w:instrText xml:space="preserve"> PAGEREF _Toc45355120 \h </w:instrText>
        </w:r>
        <w:r w:rsidR="0003389D">
          <w:rPr>
            <w:noProof/>
            <w:webHidden/>
          </w:rPr>
        </w:r>
        <w:r w:rsidR="0003389D">
          <w:rPr>
            <w:noProof/>
            <w:webHidden/>
          </w:rPr>
          <w:fldChar w:fldCharType="separate"/>
        </w:r>
        <w:r w:rsidR="003316D6">
          <w:rPr>
            <w:noProof/>
            <w:webHidden/>
          </w:rPr>
          <w:t>21</w:t>
        </w:r>
        <w:r w:rsidR="0003389D">
          <w:rPr>
            <w:noProof/>
            <w:webHidden/>
          </w:rPr>
          <w:fldChar w:fldCharType="end"/>
        </w:r>
      </w:hyperlink>
    </w:p>
    <w:p w14:paraId="1DB5D95B" w14:textId="39D89D87" w:rsidR="0003389D" w:rsidRDefault="0087095F">
      <w:pPr>
        <w:pStyle w:val="TM4"/>
        <w:tabs>
          <w:tab w:val="right" w:leader="dot" w:pos="9960"/>
        </w:tabs>
        <w:rPr>
          <w:rFonts w:asciiTheme="minorHAnsi" w:eastAsiaTheme="minorEastAsia" w:hAnsiTheme="minorHAnsi" w:cstheme="minorBidi"/>
          <w:noProof/>
          <w:sz w:val="22"/>
          <w:szCs w:val="22"/>
        </w:rPr>
      </w:pPr>
      <w:hyperlink w:anchor="_Toc45355121" w:history="1">
        <w:r w:rsidR="0003389D" w:rsidRPr="00D015A4">
          <w:rPr>
            <w:rStyle w:val="Lienhypertexte"/>
            <w:noProof/>
          </w:rPr>
          <w:t>3.3.2. Description textuelle</w:t>
        </w:r>
        <w:r w:rsidR="0003389D">
          <w:rPr>
            <w:noProof/>
            <w:webHidden/>
          </w:rPr>
          <w:tab/>
        </w:r>
        <w:r w:rsidR="0003389D">
          <w:rPr>
            <w:noProof/>
            <w:webHidden/>
          </w:rPr>
          <w:fldChar w:fldCharType="begin"/>
        </w:r>
        <w:r w:rsidR="0003389D">
          <w:rPr>
            <w:noProof/>
            <w:webHidden/>
          </w:rPr>
          <w:instrText xml:space="preserve"> PAGEREF _Toc45355121 \h </w:instrText>
        </w:r>
        <w:r w:rsidR="0003389D">
          <w:rPr>
            <w:noProof/>
            <w:webHidden/>
          </w:rPr>
        </w:r>
        <w:r w:rsidR="0003389D">
          <w:rPr>
            <w:noProof/>
            <w:webHidden/>
          </w:rPr>
          <w:fldChar w:fldCharType="separate"/>
        </w:r>
        <w:r w:rsidR="003316D6">
          <w:rPr>
            <w:noProof/>
            <w:webHidden/>
          </w:rPr>
          <w:t>22</w:t>
        </w:r>
        <w:r w:rsidR="0003389D">
          <w:rPr>
            <w:noProof/>
            <w:webHidden/>
          </w:rPr>
          <w:fldChar w:fldCharType="end"/>
        </w:r>
      </w:hyperlink>
    </w:p>
    <w:p w14:paraId="64603DAA" w14:textId="55FF7D1D" w:rsidR="0003389D" w:rsidRDefault="0087095F">
      <w:pPr>
        <w:pStyle w:val="TM3"/>
        <w:tabs>
          <w:tab w:val="left" w:pos="1376"/>
          <w:tab w:val="right" w:leader="dot" w:pos="9960"/>
        </w:tabs>
        <w:rPr>
          <w:rFonts w:asciiTheme="minorHAnsi" w:eastAsiaTheme="minorEastAsia" w:hAnsiTheme="minorHAnsi" w:cstheme="minorBidi"/>
          <w:noProof/>
        </w:rPr>
      </w:pPr>
      <w:hyperlink w:anchor="_Toc45355122" w:history="1">
        <w:r w:rsidR="0003389D" w:rsidRPr="00D015A4">
          <w:rPr>
            <w:rStyle w:val="Lienhypertexte"/>
            <w:noProof/>
            <w:spacing w:val="-1"/>
          </w:rPr>
          <w:t>3.4.</w:t>
        </w:r>
        <w:r w:rsidR="0003389D">
          <w:rPr>
            <w:rFonts w:asciiTheme="minorHAnsi" w:eastAsiaTheme="minorEastAsia" w:hAnsiTheme="minorHAnsi" w:cstheme="minorBidi"/>
            <w:noProof/>
          </w:rPr>
          <w:tab/>
        </w:r>
        <w:r w:rsidR="0003389D" w:rsidRPr="00D015A4">
          <w:rPr>
            <w:rStyle w:val="Lienhypertexte"/>
            <w:noProof/>
          </w:rPr>
          <w:t>Raffinement de cas d’utilisation « Ajouter un examen »</w:t>
        </w:r>
        <w:r w:rsidR="0003389D">
          <w:rPr>
            <w:noProof/>
            <w:webHidden/>
          </w:rPr>
          <w:tab/>
        </w:r>
        <w:r w:rsidR="0003389D">
          <w:rPr>
            <w:noProof/>
            <w:webHidden/>
          </w:rPr>
          <w:fldChar w:fldCharType="begin"/>
        </w:r>
        <w:r w:rsidR="0003389D">
          <w:rPr>
            <w:noProof/>
            <w:webHidden/>
          </w:rPr>
          <w:instrText xml:space="preserve"> PAGEREF _Toc45355122 \h </w:instrText>
        </w:r>
        <w:r w:rsidR="0003389D">
          <w:rPr>
            <w:noProof/>
            <w:webHidden/>
          </w:rPr>
        </w:r>
        <w:r w:rsidR="0003389D">
          <w:rPr>
            <w:noProof/>
            <w:webHidden/>
          </w:rPr>
          <w:fldChar w:fldCharType="separate"/>
        </w:r>
        <w:r w:rsidR="003316D6">
          <w:rPr>
            <w:noProof/>
            <w:webHidden/>
          </w:rPr>
          <w:t>23</w:t>
        </w:r>
        <w:r w:rsidR="0003389D">
          <w:rPr>
            <w:noProof/>
            <w:webHidden/>
          </w:rPr>
          <w:fldChar w:fldCharType="end"/>
        </w:r>
      </w:hyperlink>
    </w:p>
    <w:p w14:paraId="5B2A9925" w14:textId="66A85809" w:rsidR="0003389D" w:rsidRDefault="0087095F">
      <w:pPr>
        <w:pStyle w:val="TM4"/>
        <w:tabs>
          <w:tab w:val="left" w:pos="1760"/>
          <w:tab w:val="right" w:leader="dot" w:pos="9960"/>
        </w:tabs>
        <w:rPr>
          <w:rFonts w:asciiTheme="minorHAnsi" w:eastAsiaTheme="minorEastAsia" w:hAnsiTheme="minorHAnsi" w:cstheme="minorBidi"/>
          <w:noProof/>
          <w:sz w:val="22"/>
          <w:szCs w:val="22"/>
        </w:rPr>
      </w:pPr>
      <w:hyperlink w:anchor="_Toc45355123" w:history="1">
        <w:r w:rsidR="0003389D" w:rsidRPr="00D015A4">
          <w:rPr>
            <w:rStyle w:val="Lienhypertexte"/>
            <w:noProof/>
          </w:rPr>
          <w:t>3.4.1.</w:t>
        </w:r>
        <w:r w:rsidR="0003389D">
          <w:rPr>
            <w:rFonts w:asciiTheme="minorHAnsi" w:eastAsiaTheme="minorEastAsia" w:hAnsiTheme="minorHAnsi" w:cstheme="minorBidi"/>
            <w:noProof/>
            <w:sz w:val="22"/>
            <w:szCs w:val="22"/>
          </w:rPr>
          <w:tab/>
        </w:r>
        <w:r w:rsidR="0003389D" w:rsidRPr="00D015A4">
          <w:rPr>
            <w:rStyle w:val="Lienhypertexte"/>
            <w:noProof/>
          </w:rPr>
          <w:t>Diagramme de raffinement</w:t>
        </w:r>
        <w:r w:rsidR="0003389D">
          <w:rPr>
            <w:noProof/>
            <w:webHidden/>
          </w:rPr>
          <w:tab/>
        </w:r>
        <w:r w:rsidR="0003389D">
          <w:rPr>
            <w:noProof/>
            <w:webHidden/>
          </w:rPr>
          <w:fldChar w:fldCharType="begin"/>
        </w:r>
        <w:r w:rsidR="0003389D">
          <w:rPr>
            <w:noProof/>
            <w:webHidden/>
          </w:rPr>
          <w:instrText xml:space="preserve"> PAGEREF _Toc45355123 \h </w:instrText>
        </w:r>
        <w:r w:rsidR="0003389D">
          <w:rPr>
            <w:noProof/>
            <w:webHidden/>
          </w:rPr>
        </w:r>
        <w:r w:rsidR="0003389D">
          <w:rPr>
            <w:noProof/>
            <w:webHidden/>
          </w:rPr>
          <w:fldChar w:fldCharType="separate"/>
        </w:r>
        <w:r w:rsidR="003316D6">
          <w:rPr>
            <w:noProof/>
            <w:webHidden/>
          </w:rPr>
          <w:t>23</w:t>
        </w:r>
        <w:r w:rsidR="0003389D">
          <w:rPr>
            <w:noProof/>
            <w:webHidden/>
          </w:rPr>
          <w:fldChar w:fldCharType="end"/>
        </w:r>
      </w:hyperlink>
    </w:p>
    <w:p w14:paraId="0C41F9FC" w14:textId="18662686" w:rsidR="0003389D" w:rsidRDefault="0087095F">
      <w:pPr>
        <w:pStyle w:val="TM4"/>
        <w:tabs>
          <w:tab w:val="left" w:pos="1760"/>
          <w:tab w:val="right" w:leader="dot" w:pos="9960"/>
        </w:tabs>
        <w:rPr>
          <w:rFonts w:asciiTheme="minorHAnsi" w:eastAsiaTheme="minorEastAsia" w:hAnsiTheme="minorHAnsi" w:cstheme="minorBidi"/>
          <w:noProof/>
          <w:sz w:val="22"/>
          <w:szCs w:val="22"/>
        </w:rPr>
      </w:pPr>
      <w:hyperlink w:anchor="_Toc45355124" w:history="1">
        <w:r w:rsidR="0003389D" w:rsidRPr="00D015A4">
          <w:rPr>
            <w:rStyle w:val="Lienhypertexte"/>
            <w:noProof/>
          </w:rPr>
          <w:t>3.4.2.</w:t>
        </w:r>
        <w:r w:rsidR="0003389D">
          <w:rPr>
            <w:rFonts w:asciiTheme="minorHAnsi" w:eastAsiaTheme="minorEastAsia" w:hAnsiTheme="minorHAnsi" w:cstheme="minorBidi"/>
            <w:noProof/>
            <w:sz w:val="22"/>
            <w:szCs w:val="22"/>
          </w:rPr>
          <w:tab/>
        </w:r>
        <w:r w:rsidR="0003389D" w:rsidRPr="00D015A4">
          <w:rPr>
            <w:rStyle w:val="Lienhypertexte"/>
            <w:noProof/>
          </w:rPr>
          <w:t>Description textuelle</w:t>
        </w:r>
        <w:r w:rsidR="0003389D">
          <w:rPr>
            <w:noProof/>
            <w:webHidden/>
          </w:rPr>
          <w:tab/>
        </w:r>
        <w:r w:rsidR="0003389D">
          <w:rPr>
            <w:noProof/>
            <w:webHidden/>
          </w:rPr>
          <w:fldChar w:fldCharType="begin"/>
        </w:r>
        <w:r w:rsidR="0003389D">
          <w:rPr>
            <w:noProof/>
            <w:webHidden/>
          </w:rPr>
          <w:instrText xml:space="preserve"> PAGEREF _Toc45355124 \h </w:instrText>
        </w:r>
        <w:r w:rsidR="0003389D">
          <w:rPr>
            <w:noProof/>
            <w:webHidden/>
          </w:rPr>
        </w:r>
        <w:r w:rsidR="0003389D">
          <w:rPr>
            <w:noProof/>
            <w:webHidden/>
          </w:rPr>
          <w:fldChar w:fldCharType="separate"/>
        </w:r>
        <w:r w:rsidR="003316D6">
          <w:rPr>
            <w:noProof/>
            <w:webHidden/>
          </w:rPr>
          <w:t>24</w:t>
        </w:r>
        <w:r w:rsidR="0003389D">
          <w:rPr>
            <w:noProof/>
            <w:webHidden/>
          </w:rPr>
          <w:fldChar w:fldCharType="end"/>
        </w:r>
      </w:hyperlink>
    </w:p>
    <w:p w14:paraId="5A1FEE58" w14:textId="42968F8E"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25" w:history="1">
        <w:r w:rsidR="0003389D" w:rsidRPr="00D015A4">
          <w:rPr>
            <w:rStyle w:val="Lienhypertexte"/>
            <w:noProof/>
            <w:spacing w:val="-1"/>
            <w:w w:val="99"/>
          </w:rPr>
          <w:t>4.</w:t>
        </w:r>
        <w:r w:rsidR="0003389D">
          <w:rPr>
            <w:rFonts w:asciiTheme="minorHAnsi" w:eastAsiaTheme="minorEastAsia" w:hAnsiTheme="minorHAnsi" w:cstheme="minorBidi"/>
            <w:noProof/>
            <w:sz w:val="22"/>
            <w:szCs w:val="22"/>
          </w:rPr>
          <w:tab/>
        </w:r>
        <w:r w:rsidR="0003389D" w:rsidRPr="00D015A4">
          <w:rPr>
            <w:rStyle w:val="Lienhypertexte"/>
            <w:noProof/>
          </w:rPr>
          <w:t>Diagrammes de séquence</w:t>
        </w:r>
        <w:r w:rsidR="0003389D">
          <w:rPr>
            <w:noProof/>
            <w:webHidden/>
          </w:rPr>
          <w:tab/>
        </w:r>
        <w:r w:rsidR="0003389D">
          <w:rPr>
            <w:noProof/>
            <w:webHidden/>
          </w:rPr>
          <w:fldChar w:fldCharType="begin"/>
        </w:r>
        <w:r w:rsidR="0003389D">
          <w:rPr>
            <w:noProof/>
            <w:webHidden/>
          </w:rPr>
          <w:instrText xml:space="preserve"> PAGEREF _Toc45355125 \h </w:instrText>
        </w:r>
        <w:r w:rsidR="0003389D">
          <w:rPr>
            <w:noProof/>
            <w:webHidden/>
          </w:rPr>
        </w:r>
        <w:r w:rsidR="0003389D">
          <w:rPr>
            <w:noProof/>
            <w:webHidden/>
          </w:rPr>
          <w:fldChar w:fldCharType="separate"/>
        </w:r>
        <w:r w:rsidR="003316D6">
          <w:rPr>
            <w:noProof/>
            <w:webHidden/>
          </w:rPr>
          <w:t>25</w:t>
        </w:r>
        <w:r w:rsidR="0003389D">
          <w:rPr>
            <w:noProof/>
            <w:webHidden/>
          </w:rPr>
          <w:fldChar w:fldCharType="end"/>
        </w:r>
      </w:hyperlink>
    </w:p>
    <w:p w14:paraId="16078FD8" w14:textId="257DAA70" w:rsidR="0003389D" w:rsidRDefault="0087095F">
      <w:pPr>
        <w:pStyle w:val="TM3"/>
        <w:tabs>
          <w:tab w:val="left" w:pos="1376"/>
          <w:tab w:val="right" w:leader="dot" w:pos="9960"/>
        </w:tabs>
        <w:rPr>
          <w:rFonts w:asciiTheme="minorHAnsi" w:eastAsiaTheme="minorEastAsia" w:hAnsiTheme="minorHAnsi" w:cstheme="minorBidi"/>
          <w:noProof/>
        </w:rPr>
      </w:pPr>
      <w:hyperlink w:anchor="_Toc45355126" w:history="1">
        <w:r w:rsidR="0003389D" w:rsidRPr="00D015A4">
          <w:rPr>
            <w:rStyle w:val="Lienhypertexte"/>
            <w:noProof/>
            <w:spacing w:val="-1"/>
          </w:rPr>
          <w:t>4.1.</w:t>
        </w:r>
        <w:r w:rsidR="0003389D">
          <w:rPr>
            <w:rFonts w:asciiTheme="minorHAnsi" w:eastAsiaTheme="minorEastAsia" w:hAnsiTheme="minorHAnsi" w:cstheme="minorBidi"/>
            <w:noProof/>
          </w:rPr>
          <w:tab/>
        </w:r>
        <w:r w:rsidR="0003389D" w:rsidRPr="00D015A4">
          <w:rPr>
            <w:rStyle w:val="Lienhypertexte"/>
            <w:noProof/>
          </w:rPr>
          <w:t>Diagramme de séquence « Ajouter un examen »</w:t>
        </w:r>
        <w:r w:rsidR="0003389D">
          <w:rPr>
            <w:noProof/>
            <w:webHidden/>
          </w:rPr>
          <w:tab/>
        </w:r>
        <w:r w:rsidR="0003389D">
          <w:rPr>
            <w:noProof/>
            <w:webHidden/>
          </w:rPr>
          <w:fldChar w:fldCharType="begin"/>
        </w:r>
        <w:r w:rsidR="0003389D">
          <w:rPr>
            <w:noProof/>
            <w:webHidden/>
          </w:rPr>
          <w:instrText xml:space="preserve"> PAGEREF _Toc45355126 \h </w:instrText>
        </w:r>
        <w:r w:rsidR="0003389D">
          <w:rPr>
            <w:noProof/>
            <w:webHidden/>
          </w:rPr>
        </w:r>
        <w:r w:rsidR="0003389D">
          <w:rPr>
            <w:noProof/>
            <w:webHidden/>
          </w:rPr>
          <w:fldChar w:fldCharType="separate"/>
        </w:r>
        <w:r w:rsidR="003316D6">
          <w:rPr>
            <w:noProof/>
            <w:webHidden/>
          </w:rPr>
          <w:t>25</w:t>
        </w:r>
        <w:r w:rsidR="0003389D">
          <w:rPr>
            <w:noProof/>
            <w:webHidden/>
          </w:rPr>
          <w:fldChar w:fldCharType="end"/>
        </w:r>
      </w:hyperlink>
    </w:p>
    <w:p w14:paraId="3B261E32" w14:textId="666848DC" w:rsidR="0003389D" w:rsidRDefault="0087095F">
      <w:pPr>
        <w:pStyle w:val="TM3"/>
        <w:tabs>
          <w:tab w:val="left" w:pos="1376"/>
          <w:tab w:val="right" w:leader="dot" w:pos="9960"/>
        </w:tabs>
        <w:rPr>
          <w:rFonts w:asciiTheme="minorHAnsi" w:eastAsiaTheme="minorEastAsia" w:hAnsiTheme="minorHAnsi" w:cstheme="minorBidi"/>
          <w:noProof/>
        </w:rPr>
      </w:pPr>
      <w:hyperlink w:anchor="_Toc45355127" w:history="1">
        <w:r w:rsidR="0003389D" w:rsidRPr="00D015A4">
          <w:rPr>
            <w:rStyle w:val="Lienhypertexte"/>
            <w:noProof/>
            <w:spacing w:val="-1"/>
          </w:rPr>
          <w:t>4.2.</w:t>
        </w:r>
        <w:r w:rsidR="0003389D">
          <w:rPr>
            <w:rFonts w:asciiTheme="minorHAnsi" w:eastAsiaTheme="minorEastAsia" w:hAnsiTheme="minorHAnsi" w:cstheme="minorBidi"/>
            <w:noProof/>
          </w:rPr>
          <w:tab/>
        </w:r>
        <w:r w:rsidR="0003389D" w:rsidRPr="00D015A4">
          <w:rPr>
            <w:rStyle w:val="Lienhypertexte"/>
            <w:noProof/>
          </w:rPr>
          <w:t>Diagramme de séquence « Ajouter un nodule »</w:t>
        </w:r>
        <w:r w:rsidR="0003389D">
          <w:rPr>
            <w:noProof/>
            <w:webHidden/>
          </w:rPr>
          <w:tab/>
        </w:r>
        <w:r w:rsidR="0003389D">
          <w:rPr>
            <w:noProof/>
            <w:webHidden/>
          </w:rPr>
          <w:fldChar w:fldCharType="begin"/>
        </w:r>
        <w:r w:rsidR="0003389D">
          <w:rPr>
            <w:noProof/>
            <w:webHidden/>
          </w:rPr>
          <w:instrText xml:space="preserve"> PAGEREF _Toc45355127 \h </w:instrText>
        </w:r>
        <w:r w:rsidR="0003389D">
          <w:rPr>
            <w:noProof/>
            <w:webHidden/>
          </w:rPr>
        </w:r>
        <w:r w:rsidR="0003389D">
          <w:rPr>
            <w:noProof/>
            <w:webHidden/>
          </w:rPr>
          <w:fldChar w:fldCharType="separate"/>
        </w:r>
        <w:r w:rsidR="003316D6">
          <w:rPr>
            <w:noProof/>
            <w:webHidden/>
          </w:rPr>
          <w:t>26</w:t>
        </w:r>
        <w:r w:rsidR="0003389D">
          <w:rPr>
            <w:noProof/>
            <w:webHidden/>
          </w:rPr>
          <w:fldChar w:fldCharType="end"/>
        </w:r>
      </w:hyperlink>
    </w:p>
    <w:p w14:paraId="40613E01" w14:textId="6935ED76"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28" w:history="1">
        <w:r w:rsidR="0003389D" w:rsidRPr="00D015A4">
          <w:rPr>
            <w:rStyle w:val="Lienhypertexte"/>
            <w:noProof/>
            <w:spacing w:val="-1"/>
            <w:w w:val="99"/>
          </w:rPr>
          <w:t>5.</w:t>
        </w:r>
        <w:r w:rsidR="0003389D">
          <w:rPr>
            <w:rFonts w:asciiTheme="minorHAnsi" w:eastAsiaTheme="minorEastAsia" w:hAnsiTheme="minorHAnsi" w:cstheme="minorBidi"/>
            <w:noProof/>
            <w:sz w:val="22"/>
            <w:szCs w:val="22"/>
          </w:rPr>
          <w:tab/>
        </w:r>
        <w:r w:rsidR="0003389D" w:rsidRPr="00D015A4">
          <w:rPr>
            <w:rStyle w:val="Lienhypertexte"/>
            <w:noProof/>
          </w:rPr>
          <w:t>Diagramme de classes</w:t>
        </w:r>
        <w:r w:rsidR="0003389D">
          <w:rPr>
            <w:noProof/>
            <w:webHidden/>
          </w:rPr>
          <w:tab/>
        </w:r>
        <w:r w:rsidR="0003389D">
          <w:rPr>
            <w:noProof/>
            <w:webHidden/>
          </w:rPr>
          <w:fldChar w:fldCharType="begin"/>
        </w:r>
        <w:r w:rsidR="0003389D">
          <w:rPr>
            <w:noProof/>
            <w:webHidden/>
          </w:rPr>
          <w:instrText xml:space="preserve"> PAGEREF _Toc45355128 \h </w:instrText>
        </w:r>
        <w:r w:rsidR="0003389D">
          <w:rPr>
            <w:noProof/>
            <w:webHidden/>
          </w:rPr>
        </w:r>
        <w:r w:rsidR="0003389D">
          <w:rPr>
            <w:noProof/>
            <w:webHidden/>
          </w:rPr>
          <w:fldChar w:fldCharType="separate"/>
        </w:r>
        <w:r w:rsidR="003316D6">
          <w:rPr>
            <w:noProof/>
            <w:webHidden/>
          </w:rPr>
          <w:t>27</w:t>
        </w:r>
        <w:r w:rsidR="0003389D">
          <w:rPr>
            <w:noProof/>
            <w:webHidden/>
          </w:rPr>
          <w:fldChar w:fldCharType="end"/>
        </w:r>
      </w:hyperlink>
    </w:p>
    <w:p w14:paraId="6D947E08" w14:textId="3E23B2E1" w:rsidR="0003389D" w:rsidRDefault="0087095F">
      <w:pPr>
        <w:pStyle w:val="TM3"/>
        <w:tabs>
          <w:tab w:val="left" w:pos="1376"/>
          <w:tab w:val="right" w:leader="dot" w:pos="9960"/>
        </w:tabs>
        <w:rPr>
          <w:rFonts w:asciiTheme="minorHAnsi" w:eastAsiaTheme="minorEastAsia" w:hAnsiTheme="minorHAnsi" w:cstheme="minorBidi"/>
          <w:noProof/>
        </w:rPr>
      </w:pPr>
      <w:hyperlink w:anchor="_Toc45355129" w:history="1">
        <w:r w:rsidR="0003389D" w:rsidRPr="00D015A4">
          <w:rPr>
            <w:rStyle w:val="Lienhypertexte"/>
            <w:noProof/>
            <w:spacing w:val="-1"/>
          </w:rPr>
          <w:t>5.1.</w:t>
        </w:r>
        <w:r w:rsidR="0003389D">
          <w:rPr>
            <w:rFonts w:asciiTheme="minorHAnsi" w:eastAsiaTheme="minorEastAsia" w:hAnsiTheme="minorHAnsi" w:cstheme="minorBidi"/>
            <w:noProof/>
          </w:rPr>
          <w:tab/>
        </w:r>
        <w:r w:rsidR="0003389D" w:rsidRPr="00D015A4">
          <w:rPr>
            <w:rStyle w:val="Lienhypertexte"/>
            <w:noProof/>
          </w:rPr>
          <w:t>Classes</w:t>
        </w:r>
        <w:r w:rsidR="0003389D">
          <w:rPr>
            <w:noProof/>
            <w:webHidden/>
          </w:rPr>
          <w:tab/>
        </w:r>
        <w:r w:rsidR="0003389D">
          <w:rPr>
            <w:noProof/>
            <w:webHidden/>
          </w:rPr>
          <w:fldChar w:fldCharType="begin"/>
        </w:r>
        <w:r w:rsidR="0003389D">
          <w:rPr>
            <w:noProof/>
            <w:webHidden/>
          </w:rPr>
          <w:instrText xml:space="preserve"> PAGEREF _Toc45355129 \h </w:instrText>
        </w:r>
        <w:r w:rsidR="0003389D">
          <w:rPr>
            <w:noProof/>
            <w:webHidden/>
          </w:rPr>
        </w:r>
        <w:r w:rsidR="0003389D">
          <w:rPr>
            <w:noProof/>
            <w:webHidden/>
          </w:rPr>
          <w:fldChar w:fldCharType="separate"/>
        </w:r>
        <w:r w:rsidR="003316D6">
          <w:rPr>
            <w:noProof/>
            <w:webHidden/>
          </w:rPr>
          <w:t>27</w:t>
        </w:r>
        <w:r w:rsidR="0003389D">
          <w:rPr>
            <w:noProof/>
            <w:webHidden/>
          </w:rPr>
          <w:fldChar w:fldCharType="end"/>
        </w:r>
      </w:hyperlink>
    </w:p>
    <w:p w14:paraId="74B3F8A8" w14:textId="57A28753" w:rsidR="0003389D" w:rsidRDefault="0087095F">
      <w:pPr>
        <w:pStyle w:val="TM3"/>
        <w:tabs>
          <w:tab w:val="left" w:pos="1376"/>
          <w:tab w:val="right" w:leader="dot" w:pos="9960"/>
        </w:tabs>
        <w:rPr>
          <w:rFonts w:asciiTheme="minorHAnsi" w:eastAsiaTheme="minorEastAsia" w:hAnsiTheme="minorHAnsi" w:cstheme="minorBidi"/>
          <w:noProof/>
        </w:rPr>
      </w:pPr>
      <w:hyperlink w:anchor="_Toc45355130" w:history="1">
        <w:r w:rsidR="0003389D" w:rsidRPr="00D015A4">
          <w:rPr>
            <w:rStyle w:val="Lienhypertexte"/>
            <w:noProof/>
            <w:spacing w:val="-1"/>
          </w:rPr>
          <w:t>5.1.</w:t>
        </w:r>
        <w:r w:rsidR="0003389D">
          <w:rPr>
            <w:rFonts w:asciiTheme="minorHAnsi" w:eastAsiaTheme="minorEastAsia" w:hAnsiTheme="minorHAnsi" w:cstheme="minorBidi"/>
            <w:noProof/>
          </w:rPr>
          <w:tab/>
        </w:r>
        <w:r w:rsidR="0003389D" w:rsidRPr="00D015A4">
          <w:rPr>
            <w:rStyle w:val="Lienhypertexte"/>
            <w:noProof/>
          </w:rPr>
          <w:t>Relations entre classes</w:t>
        </w:r>
        <w:r w:rsidR="0003389D">
          <w:rPr>
            <w:noProof/>
            <w:webHidden/>
          </w:rPr>
          <w:tab/>
        </w:r>
        <w:r w:rsidR="0003389D">
          <w:rPr>
            <w:noProof/>
            <w:webHidden/>
          </w:rPr>
          <w:fldChar w:fldCharType="begin"/>
        </w:r>
        <w:r w:rsidR="0003389D">
          <w:rPr>
            <w:noProof/>
            <w:webHidden/>
          </w:rPr>
          <w:instrText xml:space="preserve"> PAGEREF _Toc45355130 \h </w:instrText>
        </w:r>
        <w:r w:rsidR="0003389D">
          <w:rPr>
            <w:noProof/>
            <w:webHidden/>
          </w:rPr>
        </w:r>
        <w:r w:rsidR="0003389D">
          <w:rPr>
            <w:noProof/>
            <w:webHidden/>
          </w:rPr>
          <w:fldChar w:fldCharType="separate"/>
        </w:r>
        <w:r w:rsidR="003316D6">
          <w:rPr>
            <w:noProof/>
            <w:webHidden/>
          </w:rPr>
          <w:t>29</w:t>
        </w:r>
        <w:r w:rsidR="0003389D">
          <w:rPr>
            <w:noProof/>
            <w:webHidden/>
          </w:rPr>
          <w:fldChar w:fldCharType="end"/>
        </w:r>
      </w:hyperlink>
    </w:p>
    <w:p w14:paraId="375739B2" w14:textId="39F82084" w:rsidR="0003389D" w:rsidRDefault="0087095F">
      <w:pPr>
        <w:pStyle w:val="TM3"/>
        <w:tabs>
          <w:tab w:val="left" w:pos="1376"/>
          <w:tab w:val="right" w:leader="dot" w:pos="9960"/>
        </w:tabs>
        <w:rPr>
          <w:rFonts w:asciiTheme="minorHAnsi" w:eastAsiaTheme="minorEastAsia" w:hAnsiTheme="minorHAnsi" w:cstheme="minorBidi"/>
          <w:noProof/>
        </w:rPr>
      </w:pPr>
      <w:hyperlink w:anchor="_Toc45355131" w:history="1">
        <w:r w:rsidR="0003389D" w:rsidRPr="00D015A4">
          <w:rPr>
            <w:rStyle w:val="Lienhypertexte"/>
            <w:noProof/>
            <w:spacing w:val="-1"/>
          </w:rPr>
          <w:t>5.2.</w:t>
        </w:r>
        <w:r w:rsidR="0003389D">
          <w:rPr>
            <w:rFonts w:asciiTheme="minorHAnsi" w:eastAsiaTheme="minorEastAsia" w:hAnsiTheme="minorHAnsi" w:cstheme="minorBidi"/>
            <w:noProof/>
          </w:rPr>
          <w:tab/>
        </w:r>
        <w:r w:rsidR="0003389D" w:rsidRPr="00D015A4">
          <w:rPr>
            <w:rStyle w:val="Lienhypertexte"/>
            <w:noProof/>
          </w:rPr>
          <w:t>Elaboration du diagramme</w:t>
        </w:r>
        <w:r w:rsidR="0003389D">
          <w:rPr>
            <w:noProof/>
            <w:webHidden/>
          </w:rPr>
          <w:tab/>
        </w:r>
        <w:r w:rsidR="0003389D">
          <w:rPr>
            <w:noProof/>
            <w:webHidden/>
          </w:rPr>
          <w:fldChar w:fldCharType="begin"/>
        </w:r>
        <w:r w:rsidR="0003389D">
          <w:rPr>
            <w:noProof/>
            <w:webHidden/>
          </w:rPr>
          <w:instrText xml:space="preserve"> PAGEREF _Toc45355131 \h </w:instrText>
        </w:r>
        <w:r w:rsidR="0003389D">
          <w:rPr>
            <w:noProof/>
            <w:webHidden/>
          </w:rPr>
        </w:r>
        <w:r w:rsidR="0003389D">
          <w:rPr>
            <w:noProof/>
            <w:webHidden/>
          </w:rPr>
          <w:fldChar w:fldCharType="separate"/>
        </w:r>
        <w:r w:rsidR="003316D6">
          <w:rPr>
            <w:noProof/>
            <w:webHidden/>
          </w:rPr>
          <w:t>29</w:t>
        </w:r>
        <w:r w:rsidR="0003389D">
          <w:rPr>
            <w:noProof/>
            <w:webHidden/>
          </w:rPr>
          <w:fldChar w:fldCharType="end"/>
        </w:r>
      </w:hyperlink>
    </w:p>
    <w:p w14:paraId="284D3476" w14:textId="5E5A7D13" w:rsidR="0003389D" w:rsidRDefault="0087095F">
      <w:pPr>
        <w:pStyle w:val="TM2"/>
        <w:tabs>
          <w:tab w:val="right" w:leader="dot" w:pos="9960"/>
        </w:tabs>
        <w:rPr>
          <w:rFonts w:asciiTheme="minorHAnsi" w:eastAsiaTheme="minorEastAsia" w:hAnsiTheme="minorHAnsi" w:cstheme="minorBidi"/>
          <w:noProof/>
          <w:sz w:val="22"/>
          <w:szCs w:val="22"/>
        </w:rPr>
      </w:pPr>
      <w:hyperlink w:anchor="_Toc45355132" w:history="1">
        <w:r w:rsidR="0003389D" w:rsidRPr="00D015A4">
          <w:rPr>
            <w:rStyle w:val="Lienhypertexte"/>
            <w:noProof/>
          </w:rPr>
          <w:t>Conclusion</w:t>
        </w:r>
        <w:r w:rsidR="0003389D">
          <w:rPr>
            <w:noProof/>
            <w:webHidden/>
          </w:rPr>
          <w:tab/>
        </w:r>
        <w:r w:rsidR="0003389D">
          <w:rPr>
            <w:noProof/>
            <w:webHidden/>
          </w:rPr>
          <w:fldChar w:fldCharType="begin"/>
        </w:r>
        <w:r w:rsidR="0003389D">
          <w:rPr>
            <w:noProof/>
            <w:webHidden/>
          </w:rPr>
          <w:instrText xml:space="preserve"> PAGEREF _Toc45355132 \h </w:instrText>
        </w:r>
        <w:r w:rsidR="0003389D">
          <w:rPr>
            <w:noProof/>
            <w:webHidden/>
          </w:rPr>
        </w:r>
        <w:r w:rsidR="0003389D">
          <w:rPr>
            <w:noProof/>
            <w:webHidden/>
          </w:rPr>
          <w:fldChar w:fldCharType="separate"/>
        </w:r>
        <w:r w:rsidR="003316D6">
          <w:rPr>
            <w:noProof/>
            <w:webHidden/>
          </w:rPr>
          <w:t>29</w:t>
        </w:r>
        <w:r w:rsidR="0003389D">
          <w:rPr>
            <w:noProof/>
            <w:webHidden/>
          </w:rPr>
          <w:fldChar w:fldCharType="end"/>
        </w:r>
      </w:hyperlink>
    </w:p>
    <w:p w14:paraId="34E261B1" w14:textId="6F1BE5F6" w:rsidR="0003389D" w:rsidRDefault="0087095F">
      <w:pPr>
        <w:pStyle w:val="TM1"/>
        <w:tabs>
          <w:tab w:val="right" w:leader="dot" w:pos="9960"/>
        </w:tabs>
        <w:rPr>
          <w:rFonts w:asciiTheme="minorHAnsi" w:eastAsiaTheme="minorEastAsia" w:hAnsiTheme="minorHAnsi" w:cstheme="minorBidi"/>
          <w:b w:val="0"/>
          <w:bCs w:val="0"/>
          <w:noProof/>
          <w:sz w:val="22"/>
          <w:szCs w:val="22"/>
        </w:rPr>
      </w:pPr>
      <w:hyperlink w:anchor="_Toc45355133" w:history="1">
        <w:r w:rsidR="0003389D" w:rsidRPr="00D015A4">
          <w:rPr>
            <w:rStyle w:val="Lienhypertexte"/>
            <w:noProof/>
          </w:rPr>
          <w:t>Chapitre 3 : Réalisation</w:t>
        </w:r>
        <w:r w:rsidR="0003389D">
          <w:rPr>
            <w:noProof/>
            <w:webHidden/>
          </w:rPr>
          <w:tab/>
        </w:r>
        <w:r w:rsidR="0003389D">
          <w:rPr>
            <w:noProof/>
            <w:webHidden/>
          </w:rPr>
          <w:fldChar w:fldCharType="begin"/>
        </w:r>
        <w:r w:rsidR="0003389D">
          <w:rPr>
            <w:noProof/>
            <w:webHidden/>
          </w:rPr>
          <w:instrText xml:space="preserve"> PAGEREF _Toc45355133 \h </w:instrText>
        </w:r>
        <w:r w:rsidR="0003389D">
          <w:rPr>
            <w:noProof/>
            <w:webHidden/>
          </w:rPr>
        </w:r>
        <w:r w:rsidR="0003389D">
          <w:rPr>
            <w:noProof/>
            <w:webHidden/>
          </w:rPr>
          <w:fldChar w:fldCharType="separate"/>
        </w:r>
        <w:r w:rsidR="003316D6">
          <w:rPr>
            <w:noProof/>
            <w:webHidden/>
          </w:rPr>
          <w:t>30</w:t>
        </w:r>
        <w:r w:rsidR="0003389D">
          <w:rPr>
            <w:noProof/>
            <w:webHidden/>
          </w:rPr>
          <w:fldChar w:fldCharType="end"/>
        </w:r>
      </w:hyperlink>
    </w:p>
    <w:p w14:paraId="6BCAA06F" w14:textId="1322877F" w:rsidR="0003389D" w:rsidRDefault="0087095F">
      <w:pPr>
        <w:pStyle w:val="TM2"/>
        <w:tabs>
          <w:tab w:val="right" w:leader="dot" w:pos="9960"/>
        </w:tabs>
        <w:rPr>
          <w:rFonts w:asciiTheme="minorHAnsi" w:eastAsiaTheme="minorEastAsia" w:hAnsiTheme="minorHAnsi" w:cstheme="minorBidi"/>
          <w:noProof/>
          <w:sz w:val="22"/>
          <w:szCs w:val="22"/>
        </w:rPr>
      </w:pPr>
      <w:hyperlink w:anchor="_Toc45355134" w:history="1">
        <w:r w:rsidR="0003389D" w:rsidRPr="00D015A4">
          <w:rPr>
            <w:rStyle w:val="Lienhypertexte"/>
            <w:noProof/>
          </w:rPr>
          <w:t>Introduction</w:t>
        </w:r>
        <w:r w:rsidR="0003389D">
          <w:rPr>
            <w:noProof/>
            <w:webHidden/>
          </w:rPr>
          <w:tab/>
        </w:r>
        <w:r w:rsidR="0003389D">
          <w:rPr>
            <w:noProof/>
            <w:webHidden/>
          </w:rPr>
          <w:fldChar w:fldCharType="begin"/>
        </w:r>
        <w:r w:rsidR="0003389D">
          <w:rPr>
            <w:noProof/>
            <w:webHidden/>
          </w:rPr>
          <w:instrText xml:space="preserve"> PAGEREF _Toc45355134 \h </w:instrText>
        </w:r>
        <w:r w:rsidR="0003389D">
          <w:rPr>
            <w:noProof/>
            <w:webHidden/>
          </w:rPr>
        </w:r>
        <w:r w:rsidR="0003389D">
          <w:rPr>
            <w:noProof/>
            <w:webHidden/>
          </w:rPr>
          <w:fldChar w:fldCharType="separate"/>
        </w:r>
        <w:r w:rsidR="003316D6">
          <w:rPr>
            <w:noProof/>
            <w:webHidden/>
          </w:rPr>
          <w:t>31</w:t>
        </w:r>
        <w:r w:rsidR="0003389D">
          <w:rPr>
            <w:noProof/>
            <w:webHidden/>
          </w:rPr>
          <w:fldChar w:fldCharType="end"/>
        </w:r>
      </w:hyperlink>
    </w:p>
    <w:p w14:paraId="5779BA0F" w14:textId="68C1205E"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35" w:history="1">
        <w:r w:rsidR="0003389D" w:rsidRPr="00D015A4">
          <w:rPr>
            <w:rStyle w:val="Lienhypertexte"/>
            <w:noProof/>
            <w:spacing w:val="-1"/>
            <w:w w:val="99"/>
          </w:rPr>
          <w:t>1.</w:t>
        </w:r>
        <w:r w:rsidR="0003389D">
          <w:rPr>
            <w:rFonts w:asciiTheme="minorHAnsi" w:eastAsiaTheme="minorEastAsia" w:hAnsiTheme="minorHAnsi" w:cstheme="minorBidi"/>
            <w:noProof/>
            <w:sz w:val="22"/>
            <w:szCs w:val="22"/>
          </w:rPr>
          <w:tab/>
        </w:r>
        <w:r w:rsidR="0003389D" w:rsidRPr="00D015A4">
          <w:rPr>
            <w:rStyle w:val="Lienhypertexte"/>
            <w:noProof/>
          </w:rPr>
          <w:t>Environnement de</w:t>
        </w:r>
        <w:r w:rsidR="0003389D" w:rsidRPr="00D015A4">
          <w:rPr>
            <w:rStyle w:val="Lienhypertexte"/>
            <w:noProof/>
            <w:spacing w:val="2"/>
          </w:rPr>
          <w:t xml:space="preserve"> </w:t>
        </w:r>
        <w:r w:rsidR="0003389D" w:rsidRPr="00D015A4">
          <w:rPr>
            <w:rStyle w:val="Lienhypertexte"/>
            <w:noProof/>
          </w:rPr>
          <w:t>développement</w:t>
        </w:r>
        <w:r w:rsidR="0003389D">
          <w:rPr>
            <w:noProof/>
            <w:webHidden/>
          </w:rPr>
          <w:tab/>
        </w:r>
        <w:r w:rsidR="0003389D">
          <w:rPr>
            <w:noProof/>
            <w:webHidden/>
          </w:rPr>
          <w:fldChar w:fldCharType="begin"/>
        </w:r>
        <w:r w:rsidR="0003389D">
          <w:rPr>
            <w:noProof/>
            <w:webHidden/>
          </w:rPr>
          <w:instrText xml:space="preserve"> PAGEREF _Toc45355135 \h </w:instrText>
        </w:r>
        <w:r w:rsidR="0003389D">
          <w:rPr>
            <w:noProof/>
            <w:webHidden/>
          </w:rPr>
        </w:r>
        <w:r w:rsidR="0003389D">
          <w:rPr>
            <w:noProof/>
            <w:webHidden/>
          </w:rPr>
          <w:fldChar w:fldCharType="separate"/>
        </w:r>
        <w:r w:rsidR="003316D6">
          <w:rPr>
            <w:noProof/>
            <w:webHidden/>
          </w:rPr>
          <w:t>31</w:t>
        </w:r>
        <w:r w:rsidR="0003389D">
          <w:rPr>
            <w:noProof/>
            <w:webHidden/>
          </w:rPr>
          <w:fldChar w:fldCharType="end"/>
        </w:r>
      </w:hyperlink>
    </w:p>
    <w:p w14:paraId="73E3B57A" w14:textId="2BE21E9B" w:rsidR="0003389D" w:rsidRDefault="0087095F">
      <w:pPr>
        <w:pStyle w:val="TM3"/>
        <w:tabs>
          <w:tab w:val="left" w:pos="1376"/>
          <w:tab w:val="right" w:leader="dot" w:pos="9960"/>
        </w:tabs>
        <w:rPr>
          <w:rFonts w:asciiTheme="minorHAnsi" w:eastAsiaTheme="minorEastAsia" w:hAnsiTheme="minorHAnsi" w:cstheme="minorBidi"/>
          <w:noProof/>
        </w:rPr>
      </w:pPr>
      <w:hyperlink w:anchor="_Toc45355136" w:history="1">
        <w:r w:rsidR="0003389D" w:rsidRPr="00D015A4">
          <w:rPr>
            <w:rStyle w:val="Lienhypertexte"/>
            <w:noProof/>
            <w:spacing w:val="-1"/>
          </w:rPr>
          <w:t>1.1.</w:t>
        </w:r>
        <w:r w:rsidR="0003389D">
          <w:rPr>
            <w:rFonts w:asciiTheme="minorHAnsi" w:eastAsiaTheme="minorEastAsia" w:hAnsiTheme="minorHAnsi" w:cstheme="minorBidi"/>
            <w:noProof/>
          </w:rPr>
          <w:tab/>
        </w:r>
        <w:r w:rsidR="0003389D" w:rsidRPr="00D015A4">
          <w:rPr>
            <w:rStyle w:val="Lienhypertexte"/>
            <w:noProof/>
          </w:rPr>
          <w:t>Environnement</w:t>
        </w:r>
        <w:r w:rsidR="0003389D" w:rsidRPr="00D015A4">
          <w:rPr>
            <w:rStyle w:val="Lienhypertexte"/>
            <w:noProof/>
            <w:spacing w:val="1"/>
          </w:rPr>
          <w:t xml:space="preserve"> </w:t>
        </w:r>
        <w:r w:rsidR="0003389D" w:rsidRPr="00D015A4">
          <w:rPr>
            <w:rStyle w:val="Lienhypertexte"/>
            <w:noProof/>
          </w:rPr>
          <w:t>matériel</w:t>
        </w:r>
        <w:r w:rsidR="0003389D">
          <w:rPr>
            <w:noProof/>
            <w:webHidden/>
          </w:rPr>
          <w:tab/>
        </w:r>
        <w:r w:rsidR="0003389D">
          <w:rPr>
            <w:noProof/>
            <w:webHidden/>
          </w:rPr>
          <w:fldChar w:fldCharType="begin"/>
        </w:r>
        <w:r w:rsidR="0003389D">
          <w:rPr>
            <w:noProof/>
            <w:webHidden/>
          </w:rPr>
          <w:instrText xml:space="preserve"> PAGEREF _Toc45355136 \h </w:instrText>
        </w:r>
        <w:r w:rsidR="0003389D">
          <w:rPr>
            <w:noProof/>
            <w:webHidden/>
          </w:rPr>
        </w:r>
        <w:r w:rsidR="0003389D">
          <w:rPr>
            <w:noProof/>
            <w:webHidden/>
          </w:rPr>
          <w:fldChar w:fldCharType="separate"/>
        </w:r>
        <w:r w:rsidR="003316D6">
          <w:rPr>
            <w:noProof/>
            <w:webHidden/>
          </w:rPr>
          <w:t>31</w:t>
        </w:r>
        <w:r w:rsidR="0003389D">
          <w:rPr>
            <w:noProof/>
            <w:webHidden/>
          </w:rPr>
          <w:fldChar w:fldCharType="end"/>
        </w:r>
      </w:hyperlink>
    </w:p>
    <w:p w14:paraId="01B5F5F8" w14:textId="13DBEEC5" w:rsidR="0003389D" w:rsidRDefault="0087095F">
      <w:pPr>
        <w:pStyle w:val="TM3"/>
        <w:tabs>
          <w:tab w:val="left" w:pos="1376"/>
          <w:tab w:val="right" w:leader="dot" w:pos="9960"/>
        </w:tabs>
        <w:rPr>
          <w:rFonts w:asciiTheme="minorHAnsi" w:eastAsiaTheme="minorEastAsia" w:hAnsiTheme="minorHAnsi" w:cstheme="minorBidi"/>
          <w:noProof/>
        </w:rPr>
      </w:pPr>
      <w:hyperlink w:anchor="_Toc45355137" w:history="1">
        <w:r w:rsidR="0003389D" w:rsidRPr="00D015A4">
          <w:rPr>
            <w:rStyle w:val="Lienhypertexte"/>
            <w:noProof/>
            <w:spacing w:val="-1"/>
          </w:rPr>
          <w:t>1.2.</w:t>
        </w:r>
        <w:r w:rsidR="0003389D">
          <w:rPr>
            <w:rFonts w:asciiTheme="minorHAnsi" w:eastAsiaTheme="minorEastAsia" w:hAnsiTheme="minorHAnsi" w:cstheme="minorBidi"/>
            <w:noProof/>
          </w:rPr>
          <w:tab/>
        </w:r>
        <w:r w:rsidR="0003389D" w:rsidRPr="00D015A4">
          <w:rPr>
            <w:rStyle w:val="Lienhypertexte"/>
            <w:noProof/>
          </w:rPr>
          <w:t>Environnement</w:t>
        </w:r>
        <w:r w:rsidR="0003389D" w:rsidRPr="00D015A4">
          <w:rPr>
            <w:rStyle w:val="Lienhypertexte"/>
            <w:noProof/>
            <w:spacing w:val="1"/>
          </w:rPr>
          <w:t xml:space="preserve"> </w:t>
        </w:r>
        <w:r w:rsidR="0003389D" w:rsidRPr="00D015A4">
          <w:rPr>
            <w:rStyle w:val="Lienhypertexte"/>
            <w:noProof/>
          </w:rPr>
          <w:t>logiciel</w:t>
        </w:r>
        <w:r w:rsidR="0003389D">
          <w:rPr>
            <w:noProof/>
            <w:webHidden/>
          </w:rPr>
          <w:tab/>
        </w:r>
        <w:r w:rsidR="0003389D">
          <w:rPr>
            <w:noProof/>
            <w:webHidden/>
          </w:rPr>
          <w:fldChar w:fldCharType="begin"/>
        </w:r>
        <w:r w:rsidR="0003389D">
          <w:rPr>
            <w:noProof/>
            <w:webHidden/>
          </w:rPr>
          <w:instrText xml:space="preserve"> PAGEREF _Toc45355137 \h </w:instrText>
        </w:r>
        <w:r w:rsidR="0003389D">
          <w:rPr>
            <w:noProof/>
            <w:webHidden/>
          </w:rPr>
        </w:r>
        <w:r w:rsidR="0003389D">
          <w:rPr>
            <w:noProof/>
            <w:webHidden/>
          </w:rPr>
          <w:fldChar w:fldCharType="separate"/>
        </w:r>
        <w:r w:rsidR="003316D6">
          <w:rPr>
            <w:noProof/>
            <w:webHidden/>
          </w:rPr>
          <w:t>32</w:t>
        </w:r>
        <w:r w:rsidR="0003389D">
          <w:rPr>
            <w:noProof/>
            <w:webHidden/>
          </w:rPr>
          <w:fldChar w:fldCharType="end"/>
        </w:r>
      </w:hyperlink>
    </w:p>
    <w:p w14:paraId="3CA9ED42" w14:textId="498F0484"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38" w:history="1">
        <w:r w:rsidR="0003389D" w:rsidRPr="00D015A4">
          <w:rPr>
            <w:rStyle w:val="Lienhypertexte"/>
            <w:noProof/>
            <w:spacing w:val="-2"/>
          </w:rPr>
          <w:t>1.2.1.</w:t>
        </w:r>
        <w:r w:rsidR="0003389D">
          <w:rPr>
            <w:rFonts w:asciiTheme="minorHAnsi" w:eastAsiaTheme="minorEastAsia" w:hAnsiTheme="minorHAnsi" w:cstheme="minorBidi"/>
            <w:noProof/>
            <w:sz w:val="22"/>
            <w:szCs w:val="22"/>
          </w:rPr>
          <w:tab/>
        </w:r>
        <w:r w:rsidR="0003389D" w:rsidRPr="00D015A4">
          <w:rPr>
            <w:rStyle w:val="Lienhypertexte"/>
            <w:noProof/>
          </w:rPr>
          <w:t>Outils de développement</w:t>
        </w:r>
        <w:r w:rsidR="0003389D">
          <w:rPr>
            <w:noProof/>
            <w:webHidden/>
          </w:rPr>
          <w:tab/>
        </w:r>
        <w:r w:rsidR="0003389D">
          <w:rPr>
            <w:noProof/>
            <w:webHidden/>
          </w:rPr>
          <w:fldChar w:fldCharType="begin"/>
        </w:r>
        <w:r w:rsidR="0003389D">
          <w:rPr>
            <w:noProof/>
            <w:webHidden/>
          </w:rPr>
          <w:instrText xml:space="preserve"> PAGEREF _Toc45355138 \h </w:instrText>
        </w:r>
        <w:r w:rsidR="0003389D">
          <w:rPr>
            <w:noProof/>
            <w:webHidden/>
          </w:rPr>
        </w:r>
        <w:r w:rsidR="0003389D">
          <w:rPr>
            <w:noProof/>
            <w:webHidden/>
          </w:rPr>
          <w:fldChar w:fldCharType="separate"/>
        </w:r>
        <w:r w:rsidR="003316D6">
          <w:rPr>
            <w:noProof/>
            <w:webHidden/>
          </w:rPr>
          <w:t>32</w:t>
        </w:r>
        <w:r w:rsidR="0003389D">
          <w:rPr>
            <w:noProof/>
            <w:webHidden/>
          </w:rPr>
          <w:fldChar w:fldCharType="end"/>
        </w:r>
      </w:hyperlink>
    </w:p>
    <w:p w14:paraId="5DFFBF5D" w14:textId="22E48A81"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39" w:history="1">
        <w:r w:rsidR="0003389D" w:rsidRPr="00D015A4">
          <w:rPr>
            <w:rStyle w:val="Lienhypertexte"/>
            <w:noProof/>
            <w:spacing w:val="-2"/>
          </w:rPr>
          <w:t>1.2.2.</w:t>
        </w:r>
        <w:r w:rsidR="0003389D">
          <w:rPr>
            <w:rFonts w:asciiTheme="minorHAnsi" w:eastAsiaTheme="minorEastAsia" w:hAnsiTheme="minorHAnsi" w:cstheme="minorBidi"/>
            <w:noProof/>
            <w:sz w:val="22"/>
            <w:szCs w:val="22"/>
          </w:rPr>
          <w:tab/>
        </w:r>
        <w:r w:rsidR="0003389D" w:rsidRPr="00D015A4">
          <w:rPr>
            <w:rStyle w:val="Lienhypertexte"/>
            <w:noProof/>
          </w:rPr>
          <w:t>Outils de conception</w:t>
        </w:r>
        <w:r w:rsidR="0003389D" w:rsidRPr="00D015A4">
          <w:rPr>
            <w:rStyle w:val="Lienhypertexte"/>
            <w:noProof/>
            <w:spacing w:val="-1"/>
          </w:rPr>
          <w:t xml:space="preserve"> </w:t>
        </w:r>
        <w:r w:rsidR="0003389D" w:rsidRPr="00D015A4">
          <w:rPr>
            <w:rStyle w:val="Lienhypertexte"/>
            <w:noProof/>
          </w:rPr>
          <w:t>UML</w:t>
        </w:r>
        <w:r w:rsidR="0003389D">
          <w:rPr>
            <w:noProof/>
            <w:webHidden/>
          </w:rPr>
          <w:tab/>
        </w:r>
        <w:r w:rsidR="0003389D">
          <w:rPr>
            <w:noProof/>
            <w:webHidden/>
          </w:rPr>
          <w:fldChar w:fldCharType="begin"/>
        </w:r>
        <w:r w:rsidR="0003389D">
          <w:rPr>
            <w:noProof/>
            <w:webHidden/>
          </w:rPr>
          <w:instrText xml:space="preserve"> PAGEREF _Toc45355139 \h </w:instrText>
        </w:r>
        <w:r w:rsidR="0003389D">
          <w:rPr>
            <w:noProof/>
            <w:webHidden/>
          </w:rPr>
        </w:r>
        <w:r w:rsidR="0003389D">
          <w:rPr>
            <w:noProof/>
            <w:webHidden/>
          </w:rPr>
          <w:fldChar w:fldCharType="separate"/>
        </w:r>
        <w:r w:rsidR="003316D6">
          <w:rPr>
            <w:noProof/>
            <w:webHidden/>
          </w:rPr>
          <w:t>32</w:t>
        </w:r>
        <w:r w:rsidR="0003389D">
          <w:rPr>
            <w:noProof/>
            <w:webHidden/>
          </w:rPr>
          <w:fldChar w:fldCharType="end"/>
        </w:r>
      </w:hyperlink>
    </w:p>
    <w:p w14:paraId="375D4115" w14:textId="4ECE7FCA"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40" w:history="1">
        <w:r w:rsidR="0003389D" w:rsidRPr="00D015A4">
          <w:rPr>
            <w:rStyle w:val="Lienhypertexte"/>
            <w:noProof/>
            <w:spacing w:val="-2"/>
          </w:rPr>
          <w:t>1.2.3.</w:t>
        </w:r>
        <w:r w:rsidR="0003389D">
          <w:rPr>
            <w:rFonts w:asciiTheme="minorHAnsi" w:eastAsiaTheme="minorEastAsia" w:hAnsiTheme="minorHAnsi" w:cstheme="minorBidi"/>
            <w:noProof/>
            <w:sz w:val="22"/>
            <w:szCs w:val="22"/>
          </w:rPr>
          <w:tab/>
        </w:r>
        <w:r w:rsidR="0003389D" w:rsidRPr="00D015A4">
          <w:rPr>
            <w:rStyle w:val="Lienhypertexte"/>
            <w:noProof/>
          </w:rPr>
          <w:t>Système de gestion de base de</w:t>
        </w:r>
        <w:r w:rsidR="0003389D" w:rsidRPr="00D015A4">
          <w:rPr>
            <w:rStyle w:val="Lienhypertexte"/>
            <w:noProof/>
            <w:spacing w:val="-5"/>
          </w:rPr>
          <w:t xml:space="preserve"> </w:t>
        </w:r>
        <w:r w:rsidR="0003389D" w:rsidRPr="00D015A4">
          <w:rPr>
            <w:rStyle w:val="Lienhypertexte"/>
            <w:noProof/>
          </w:rPr>
          <w:t>données</w:t>
        </w:r>
        <w:r w:rsidR="0003389D">
          <w:rPr>
            <w:noProof/>
            <w:webHidden/>
          </w:rPr>
          <w:tab/>
        </w:r>
        <w:r w:rsidR="0003389D">
          <w:rPr>
            <w:noProof/>
            <w:webHidden/>
          </w:rPr>
          <w:fldChar w:fldCharType="begin"/>
        </w:r>
        <w:r w:rsidR="0003389D">
          <w:rPr>
            <w:noProof/>
            <w:webHidden/>
          </w:rPr>
          <w:instrText xml:space="preserve"> PAGEREF _Toc45355140 \h </w:instrText>
        </w:r>
        <w:r w:rsidR="0003389D">
          <w:rPr>
            <w:noProof/>
            <w:webHidden/>
          </w:rPr>
        </w:r>
        <w:r w:rsidR="0003389D">
          <w:rPr>
            <w:noProof/>
            <w:webHidden/>
          </w:rPr>
          <w:fldChar w:fldCharType="separate"/>
        </w:r>
        <w:r w:rsidR="003316D6">
          <w:rPr>
            <w:noProof/>
            <w:webHidden/>
          </w:rPr>
          <w:t>32</w:t>
        </w:r>
        <w:r w:rsidR="0003389D">
          <w:rPr>
            <w:noProof/>
            <w:webHidden/>
          </w:rPr>
          <w:fldChar w:fldCharType="end"/>
        </w:r>
      </w:hyperlink>
    </w:p>
    <w:p w14:paraId="0F96847F" w14:textId="78187587" w:rsidR="0003389D" w:rsidRDefault="0087095F">
      <w:pPr>
        <w:pStyle w:val="TM4"/>
        <w:tabs>
          <w:tab w:val="left" w:pos="1540"/>
          <w:tab w:val="right" w:leader="dot" w:pos="9960"/>
        </w:tabs>
        <w:rPr>
          <w:rFonts w:asciiTheme="minorHAnsi" w:eastAsiaTheme="minorEastAsia" w:hAnsiTheme="minorHAnsi" w:cstheme="minorBidi"/>
          <w:noProof/>
          <w:sz w:val="22"/>
          <w:szCs w:val="22"/>
        </w:rPr>
      </w:pPr>
      <w:hyperlink w:anchor="_Toc45355141" w:history="1">
        <w:r w:rsidR="0003389D" w:rsidRPr="00D015A4">
          <w:rPr>
            <w:rStyle w:val="Lienhypertexte"/>
            <w:noProof/>
            <w:spacing w:val="-2"/>
          </w:rPr>
          <w:t>1.2.4.</w:t>
        </w:r>
        <w:r w:rsidR="0003389D">
          <w:rPr>
            <w:rFonts w:asciiTheme="minorHAnsi" w:eastAsiaTheme="minorEastAsia" w:hAnsiTheme="minorHAnsi" w:cstheme="minorBidi"/>
            <w:noProof/>
            <w:sz w:val="22"/>
            <w:szCs w:val="22"/>
          </w:rPr>
          <w:tab/>
        </w:r>
        <w:r w:rsidR="0003389D" w:rsidRPr="00D015A4">
          <w:rPr>
            <w:rStyle w:val="Lienhypertexte"/>
            <w:noProof/>
          </w:rPr>
          <w:t>Plateforme de</w:t>
        </w:r>
        <w:r w:rsidR="0003389D" w:rsidRPr="00D015A4">
          <w:rPr>
            <w:rStyle w:val="Lienhypertexte"/>
            <w:noProof/>
            <w:spacing w:val="-1"/>
          </w:rPr>
          <w:t xml:space="preserve"> </w:t>
        </w:r>
        <w:r w:rsidR="0003389D" w:rsidRPr="00D015A4">
          <w:rPr>
            <w:rStyle w:val="Lienhypertexte"/>
            <w:noProof/>
          </w:rPr>
          <w:t>développement</w:t>
        </w:r>
        <w:r w:rsidR="0003389D">
          <w:rPr>
            <w:noProof/>
            <w:webHidden/>
          </w:rPr>
          <w:tab/>
        </w:r>
        <w:r w:rsidR="0003389D">
          <w:rPr>
            <w:noProof/>
            <w:webHidden/>
          </w:rPr>
          <w:fldChar w:fldCharType="begin"/>
        </w:r>
        <w:r w:rsidR="0003389D">
          <w:rPr>
            <w:noProof/>
            <w:webHidden/>
          </w:rPr>
          <w:instrText xml:space="preserve"> PAGEREF _Toc45355141 \h </w:instrText>
        </w:r>
        <w:r w:rsidR="0003389D">
          <w:rPr>
            <w:noProof/>
            <w:webHidden/>
          </w:rPr>
        </w:r>
        <w:r w:rsidR="0003389D">
          <w:rPr>
            <w:noProof/>
            <w:webHidden/>
          </w:rPr>
          <w:fldChar w:fldCharType="separate"/>
        </w:r>
        <w:r w:rsidR="003316D6">
          <w:rPr>
            <w:noProof/>
            <w:webHidden/>
          </w:rPr>
          <w:t>32</w:t>
        </w:r>
        <w:r w:rsidR="0003389D">
          <w:rPr>
            <w:noProof/>
            <w:webHidden/>
          </w:rPr>
          <w:fldChar w:fldCharType="end"/>
        </w:r>
      </w:hyperlink>
    </w:p>
    <w:p w14:paraId="1C65A2A7" w14:textId="07CAA24B" w:rsidR="0003389D" w:rsidRDefault="0087095F">
      <w:pPr>
        <w:pStyle w:val="TM3"/>
        <w:tabs>
          <w:tab w:val="left" w:pos="1376"/>
          <w:tab w:val="right" w:leader="dot" w:pos="9960"/>
        </w:tabs>
        <w:rPr>
          <w:rFonts w:asciiTheme="minorHAnsi" w:eastAsiaTheme="minorEastAsia" w:hAnsiTheme="minorHAnsi" w:cstheme="minorBidi"/>
          <w:noProof/>
        </w:rPr>
      </w:pPr>
      <w:hyperlink w:anchor="_Toc45355142" w:history="1">
        <w:r w:rsidR="0003389D" w:rsidRPr="00D015A4">
          <w:rPr>
            <w:rStyle w:val="Lienhypertexte"/>
            <w:noProof/>
            <w:spacing w:val="-1"/>
          </w:rPr>
          <w:t>1.3.</w:t>
        </w:r>
        <w:r w:rsidR="0003389D">
          <w:rPr>
            <w:rFonts w:asciiTheme="minorHAnsi" w:eastAsiaTheme="minorEastAsia" w:hAnsiTheme="minorHAnsi" w:cstheme="minorBidi"/>
            <w:noProof/>
          </w:rPr>
          <w:tab/>
        </w:r>
        <w:r w:rsidR="0003389D" w:rsidRPr="00D015A4">
          <w:rPr>
            <w:rStyle w:val="Lienhypertexte"/>
            <w:noProof/>
          </w:rPr>
          <w:t>Langages de</w:t>
        </w:r>
        <w:r w:rsidR="0003389D" w:rsidRPr="00D015A4">
          <w:rPr>
            <w:rStyle w:val="Lienhypertexte"/>
            <w:noProof/>
            <w:spacing w:val="-2"/>
          </w:rPr>
          <w:t xml:space="preserve"> </w:t>
        </w:r>
        <w:r w:rsidR="0003389D" w:rsidRPr="00D015A4">
          <w:rPr>
            <w:rStyle w:val="Lienhypertexte"/>
            <w:noProof/>
          </w:rPr>
          <w:t>programmation</w:t>
        </w:r>
        <w:r w:rsidR="0003389D">
          <w:rPr>
            <w:noProof/>
            <w:webHidden/>
          </w:rPr>
          <w:tab/>
        </w:r>
        <w:r w:rsidR="0003389D">
          <w:rPr>
            <w:noProof/>
            <w:webHidden/>
          </w:rPr>
          <w:fldChar w:fldCharType="begin"/>
        </w:r>
        <w:r w:rsidR="0003389D">
          <w:rPr>
            <w:noProof/>
            <w:webHidden/>
          </w:rPr>
          <w:instrText xml:space="preserve"> PAGEREF _Toc45355142 \h </w:instrText>
        </w:r>
        <w:r w:rsidR="0003389D">
          <w:rPr>
            <w:noProof/>
            <w:webHidden/>
          </w:rPr>
        </w:r>
        <w:r w:rsidR="0003389D">
          <w:rPr>
            <w:noProof/>
            <w:webHidden/>
          </w:rPr>
          <w:fldChar w:fldCharType="separate"/>
        </w:r>
        <w:r w:rsidR="003316D6">
          <w:rPr>
            <w:noProof/>
            <w:webHidden/>
          </w:rPr>
          <w:t>33</w:t>
        </w:r>
        <w:r w:rsidR="0003389D">
          <w:rPr>
            <w:noProof/>
            <w:webHidden/>
          </w:rPr>
          <w:fldChar w:fldCharType="end"/>
        </w:r>
      </w:hyperlink>
    </w:p>
    <w:p w14:paraId="021DA216" w14:textId="190AEBE7" w:rsidR="0003389D" w:rsidRDefault="0087095F">
      <w:pPr>
        <w:pStyle w:val="TM3"/>
        <w:tabs>
          <w:tab w:val="left" w:pos="1376"/>
          <w:tab w:val="right" w:leader="dot" w:pos="9960"/>
        </w:tabs>
        <w:rPr>
          <w:rFonts w:asciiTheme="minorHAnsi" w:eastAsiaTheme="minorEastAsia" w:hAnsiTheme="minorHAnsi" w:cstheme="minorBidi"/>
          <w:noProof/>
        </w:rPr>
      </w:pPr>
      <w:hyperlink w:anchor="_Toc45355143" w:history="1">
        <w:r w:rsidR="0003389D" w:rsidRPr="00D015A4">
          <w:rPr>
            <w:rStyle w:val="Lienhypertexte"/>
            <w:noProof/>
            <w:spacing w:val="-2"/>
          </w:rPr>
          <w:t>1.3.1.</w:t>
        </w:r>
        <w:r w:rsidR="0003389D">
          <w:rPr>
            <w:rFonts w:asciiTheme="minorHAnsi" w:eastAsiaTheme="minorEastAsia" w:hAnsiTheme="minorHAnsi" w:cstheme="minorBidi"/>
            <w:noProof/>
          </w:rPr>
          <w:tab/>
        </w:r>
        <w:r w:rsidR="0003389D" w:rsidRPr="00D015A4">
          <w:rPr>
            <w:rStyle w:val="Lienhypertexte"/>
            <w:noProof/>
            <w:lang w:val="en-US"/>
          </w:rPr>
          <w:t>Front-end</w:t>
        </w:r>
        <w:r w:rsidR="0003389D">
          <w:rPr>
            <w:noProof/>
            <w:webHidden/>
          </w:rPr>
          <w:tab/>
        </w:r>
        <w:r w:rsidR="0003389D">
          <w:rPr>
            <w:noProof/>
            <w:webHidden/>
          </w:rPr>
          <w:fldChar w:fldCharType="begin"/>
        </w:r>
        <w:r w:rsidR="0003389D">
          <w:rPr>
            <w:noProof/>
            <w:webHidden/>
          </w:rPr>
          <w:instrText xml:space="preserve"> PAGEREF _Toc45355143 \h </w:instrText>
        </w:r>
        <w:r w:rsidR="0003389D">
          <w:rPr>
            <w:noProof/>
            <w:webHidden/>
          </w:rPr>
        </w:r>
        <w:r w:rsidR="0003389D">
          <w:rPr>
            <w:noProof/>
            <w:webHidden/>
          </w:rPr>
          <w:fldChar w:fldCharType="separate"/>
        </w:r>
        <w:r w:rsidR="003316D6">
          <w:rPr>
            <w:noProof/>
            <w:webHidden/>
          </w:rPr>
          <w:t>33</w:t>
        </w:r>
        <w:r w:rsidR="0003389D">
          <w:rPr>
            <w:noProof/>
            <w:webHidden/>
          </w:rPr>
          <w:fldChar w:fldCharType="end"/>
        </w:r>
      </w:hyperlink>
    </w:p>
    <w:p w14:paraId="45DFC90F" w14:textId="12D09CEC" w:rsidR="0003389D" w:rsidRDefault="0087095F">
      <w:pPr>
        <w:pStyle w:val="TM3"/>
        <w:tabs>
          <w:tab w:val="left" w:pos="1376"/>
          <w:tab w:val="right" w:leader="dot" w:pos="9960"/>
        </w:tabs>
        <w:rPr>
          <w:rFonts w:asciiTheme="minorHAnsi" w:eastAsiaTheme="minorEastAsia" w:hAnsiTheme="minorHAnsi" w:cstheme="minorBidi"/>
          <w:noProof/>
        </w:rPr>
      </w:pPr>
      <w:hyperlink w:anchor="_Toc45355144" w:history="1">
        <w:r w:rsidR="0003389D" w:rsidRPr="00D015A4">
          <w:rPr>
            <w:rStyle w:val="Lienhypertexte"/>
            <w:noProof/>
            <w:spacing w:val="-2"/>
          </w:rPr>
          <w:t>1.3.2.</w:t>
        </w:r>
        <w:r w:rsidR="0003389D">
          <w:rPr>
            <w:rFonts w:asciiTheme="minorHAnsi" w:eastAsiaTheme="minorEastAsia" w:hAnsiTheme="minorHAnsi" w:cstheme="minorBidi"/>
            <w:noProof/>
          </w:rPr>
          <w:tab/>
        </w:r>
        <w:r w:rsidR="0003389D" w:rsidRPr="00D015A4">
          <w:rPr>
            <w:rStyle w:val="Lienhypertexte"/>
            <w:noProof/>
            <w:lang w:val="en-US"/>
          </w:rPr>
          <w:t>Back-end</w:t>
        </w:r>
        <w:r w:rsidR="0003389D">
          <w:rPr>
            <w:noProof/>
            <w:webHidden/>
          </w:rPr>
          <w:tab/>
        </w:r>
        <w:r w:rsidR="0003389D">
          <w:rPr>
            <w:noProof/>
            <w:webHidden/>
          </w:rPr>
          <w:fldChar w:fldCharType="begin"/>
        </w:r>
        <w:r w:rsidR="0003389D">
          <w:rPr>
            <w:noProof/>
            <w:webHidden/>
          </w:rPr>
          <w:instrText xml:space="preserve"> PAGEREF _Toc45355144 \h </w:instrText>
        </w:r>
        <w:r w:rsidR="0003389D">
          <w:rPr>
            <w:noProof/>
            <w:webHidden/>
          </w:rPr>
        </w:r>
        <w:r w:rsidR="0003389D">
          <w:rPr>
            <w:noProof/>
            <w:webHidden/>
          </w:rPr>
          <w:fldChar w:fldCharType="separate"/>
        </w:r>
        <w:r w:rsidR="003316D6">
          <w:rPr>
            <w:noProof/>
            <w:webHidden/>
          </w:rPr>
          <w:t>33</w:t>
        </w:r>
        <w:r w:rsidR="0003389D">
          <w:rPr>
            <w:noProof/>
            <w:webHidden/>
          </w:rPr>
          <w:fldChar w:fldCharType="end"/>
        </w:r>
      </w:hyperlink>
    </w:p>
    <w:p w14:paraId="35311E97" w14:textId="4C52236B" w:rsidR="0003389D" w:rsidRDefault="0087095F">
      <w:pPr>
        <w:pStyle w:val="TM2"/>
        <w:tabs>
          <w:tab w:val="left" w:pos="1043"/>
          <w:tab w:val="right" w:leader="dot" w:pos="9960"/>
        </w:tabs>
        <w:rPr>
          <w:rFonts w:asciiTheme="minorHAnsi" w:eastAsiaTheme="minorEastAsia" w:hAnsiTheme="minorHAnsi" w:cstheme="minorBidi"/>
          <w:noProof/>
          <w:sz w:val="22"/>
          <w:szCs w:val="22"/>
        </w:rPr>
      </w:pPr>
      <w:hyperlink w:anchor="_Toc45355145" w:history="1">
        <w:r w:rsidR="0003389D" w:rsidRPr="00D015A4">
          <w:rPr>
            <w:rStyle w:val="Lienhypertexte"/>
            <w:noProof/>
            <w:spacing w:val="-1"/>
            <w:w w:val="99"/>
          </w:rPr>
          <w:t>2.</w:t>
        </w:r>
        <w:r w:rsidR="0003389D">
          <w:rPr>
            <w:rFonts w:asciiTheme="minorHAnsi" w:eastAsiaTheme="minorEastAsia" w:hAnsiTheme="minorHAnsi" w:cstheme="minorBidi"/>
            <w:noProof/>
            <w:sz w:val="22"/>
            <w:szCs w:val="22"/>
          </w:rPr>
          <w:tab/>
        </w:r>
        <w:r w:rsidR="0003389D" w:rsidRPr="00D015A4">
          <w:rPr>
            <w:rStyle w:val="Lienhypertexte"/>
            <w:noProof/>
          </w:rPr>
          <w:t>Principales interfaces graphiques</w:t>
        </w:r>
        <w:r w:rsidR="0003389D">
          <w:rPr>
            <w:noProof/>
            <w:webHidden/>
          </w:rPr>
          <w:tab/>
        </w:r>
        <w:r w:rsidR="0003389D">
          <w:rPr>
            <w:noProof/>
            <w:webHidden/>
          </w:rPr>
          <w:fldChar w:fldCharType="begin"/>
        </w:r>
        <w:r w:rsidR="0003389D">
          <w:rPr>
            <w:noProof/>
            <w:webHidden/>
          </w:rPr>
          <w:instrText xml:space="preserve"> PAGEREF _Toc45355145 \h </w:instrText>
        </w:r>
        <w:r w:rsidR="0003389D">
          <w:rPr>
            <w:noProof/>
            <w:webHidden/>
          </w:rPr>
        </w:r>
        <w:r w:rsidR="0003389D">
          <w:rPr>
            <w:noProof/>
            <w:webHidden/>
          </w:rPr>
          <w:fldChar w:fldCharType="separate"/>
        </w:r>
        <w:r w:rsidR="003316D6">
          <w:rPr>
            <w:noProof/>
            <w:webHidden/>
          </w:rPr>
          <w:t>34</w:t>
        </w:r>
        <w:r w:rsidR="0003389D">
          <w:rPr>
            <w:noProof/>
            <w:webHidden/>
          </w:rPr>
          <w:fldChar w:fldCharType="end"/>
        </w:r>
      </w:hyperlink>
    </w:p>
    <w:p w14:paraId="386F650B" w14:textId="696D24F9" w:rsidR="0003389D" w:rsidRDefault="0087095F">
      <w:pPr>
        <w:pStyle w:val="TM2"/>
        <w:tabs>
          <w:tab w:val="right" w:leader="dot" w:pos="9960"/>
        </w:tabs>
        <w:rPr>
          <w:rFonts w:asciiTheme="minorHAnsi" w:eastAsiaTheme="minorEastAsia" w:hAnsiTheme="minorHAnsi" w:cstheme="minorBidi"/>
          <w:noProof/>
          <w:sz w:val="22"/>
          <w:szCs w:val="22"/>
        </w:rPr>
      </w:pPr>
      <w:hyperlink w:anchor="_Toc45355146" w:history="1">
        <w:r w:rsidR="0003389D" w:rsidRPr="00D015A4">
          <w:rPr>
            <w:rStyle w:val="Lienhypertexte"/>
            <w:noProof/>
          </w:rPr>
          <w:t>Conclusion</w:t>
        </w:r>
        <w:r w:rsidR="0003389D">
          <w:rPr>
            <w:noProof/>
            <w:webHidden/>
          </w:rPr>
          <w:tab/>
        </w:r>
        <w:r w:rsidR="0003389D">
          <w:rPr>
            <w:noProof/>
            <w:webHidden/>
          </w:rPr>
          <w:fldChar w:fldCharType="begin"/>
        </w:r>
        <w:r w:rsidR="0003389D">
          <w:rPr>
            <w:noProof/>
            <w:webHidden/>
          </w:rPr>
          <w:instrText xml:space="preserve"> PAGEREF _Toc45355146 \h </w:instrText>
        </w:r>
        <w:r w:rsidR="0003389D">
          <w:rPr>
            <w:noProof/>
            <w:webHidden/>
          </w:rPr>
        </w:r>
        <w:r w:rsidR="0003389D">
          <w:rPr>
            <w:noProof/>
            <w:webHidden/>
          </w:rPr>
          <w:fldChar w:fldCharType="separate"/>
        </w:r>
        <w:r w:rsidR="003316D6">
          <w:rPr>
            <w:noProof/>
            <w:webHidden/>
          </w:rPr>
          <w:t>43</w:t>
        </w:r>
        <w:r w:rsidR="0003389D">
          <w:rPr>
            <w:noProof/>
            <w:webHidden/>
          </w:rPr>
          <w:fldChar w:fldCharType="end"/>
        </w:r>
      </w:hyperlink>
    </w:p>
    <w:p w14:paraId="248416D6" w14:textId="2542D63D" w:rsidR="0003389D" w:rsidRDefault="0087095F">
      <w:pPr>
        <w:pStyle w:val="TM1"/>
        <w:tabs>
          <w:tab w:val="right" w:leader="dot" w:pos="9960"/>
        </w:tabs>
        <w:rPr>
          <w:rFonts w:asciiTheme="minorHAnsi" w:eastAsiaTheme="minorEastAsia" w:hAnsiTheme="minorHAnsi" w:cstheme="minorBidi"/>
          <w:b w:val="0"/>
          <w:bCs w:val="0"/>
          <w:noProof/>
          <w:sz w:val="22"/>
          <w:szCs w:val="22"/>
        </w:rPr>
      </w:pPr>
      <w:hyperlink w:anchor="_Toc45355147" w:history="1">
        <w:r w:rsidR="0003389D" w:rsidRPr="00D015A4">
          <w:rPr>
            <w:rStyle w:val="Lienhypertexte"/>
            <w:noProof/>
          </w:rPr>
          <w:t>Conclusion générale</w:t>
        </w:r>
        <w:r w:rsidR="0003389D">
          <w:rPr>
            <w:noProof/>
            <w:webHidden/>
          </w:rPr>
          <w:tab/>
        </w:r>
        <w:r w:rsidR="0003389D">
          <w:rPr>
            <w:noProof/>
            <w:webHidden/>
          </w:rPr>
          <w:fldChar w:fldCharType="begin"/>
        </w:r>
        <w:r w:rsidR="0003389D">
          <w:rPr>
            <w:noProof/>
            <w:webHidden/>
          </w:rPr>
          <w:instrText xml:space="preserve"> PAGEREF _Toc45355147 \h </w:instrText>
        </w:r>
        <w:r w:rsidR="0003389D">
          <w:rPr>
            <w:noProof/>
            <w:webHidden/>
          </w:rPr>
        </w:r>
        <w:r w:rsidR="0003389D">
          <w:rPr>
            <w:noProof/>
            <w:webHidden/>
          </w:rPr>
          <w:fldChar w:fldCharType="separate"/>
        </w:r>
        <w:r w:rsidR="003316D6">
          <w:rPr>
            <w:noProof/>
            <w:webHidden/>
          </w:rPr>
          <w:t>44</w:t>
        </w:r>
        <w:r w:rsidR="0003389D">
          <w:rPr>
            <w:noProof/>
            <w:webHidden/>
          </w:rPr>
          <w:fldChar w:fldCharType="end"/>
        </w:r>
      </w:hyperlink>
    </w:p>
    <w:p w14:paraId="16180EF7" w14:textId="7A6CE049" w:rsidR="00E82D55" w:rsidRDefault="00A069EF" w:rsidP="00413207">
      <w:pPr>
        <w:spacing w:before="79"/>
        <w:ind w:left="1574" w:right="1600"/>
        <w:jc w:val="center"/>
        <w:rPr>
          <w:rFonts w:ascii="Caladea" w:hAnsi="Caladea"/>
          <w:b/>
          <w:color w:val="0D0D0D"/>
          <w:sz w:val="32"/>
        </w:rPr>
      </w:pPr>
      <w:r>
        <w:rPr>
          <w:rFonts w:ascii="Caladea" w:hAnsi="Caladea"/>
          <w:b/>
          <w:color w:val="0D0D0D"/>
          <w:sz w:val="32"/>
        </w:rPr>
        <w:fldChar w:fldCharType="end"/>
      </w:r>
    </w:p>
    <w:p w14:paraId="6A92BB68" w14:textId="77777777" w:rsidR="00E82D55" w:rsidRDefault="00E82D55" w:rsidP="00413207">
      <w:pPr>
        <w:spacing w:before="79"/>
        <w:ind w:left="1574" w:right="1600"/>
        <w:jc w:val="center"/>
        <w:rPr>
          <w:rFonts w:ascii="Caladea" w:hAnsi="Caladea"/>
          <w:b/>
          <w:color w:val="0D0D0D"/>
          <w:sz w:val="32"/>
        </w:rPr>
      </w:pPr>
    </w:p>
    <w:p w14:paraId="366CE673" w14:textId="77777777" w:rsidR="00E82D55" w:rsidRDefault="00E82D55" w:rsidP="00413207">
      <w:pPr>
        <w:spacing w:before="79"/>
        <w:ind w:left="1574" w:right="1600"/>
        <w:jc w:val="center"/>
        <w:rPr>
          <w:rFonts w:ascii="Caladea" w:hAnsi="Caladea"/>
          <w:b/>
          <w:color w:val="0D0D0D"/>
          <w:sz w:val="32"/>
        </w:rPr>
      </w:pPr>
    </w:p>
    <w:p w14:paraId="2345E6B3" w14:textId="77777777" w:rsidR="00E82D55" w:rsidRDefault="00E82D55" w:rsidP="00413207">
      <w:pPr>
        <w:spacing w:before="79"/>
        <w:ind w:left="1574" w:right="1600"/>
        <w:jc w:val="center"/>
        <w:rPr>
          <w:rFonts w:ascii="Caladea" w:hAnsi="Caladea"/>
          <w:b/>
          <w:color w:val="0D0D0D"/>
          <w:sz w:val="32"/>
        </w:rPr>
      </w:pPr>
    </w:p>
    <w:p w14:paraId="3F3D1172" w14:textId="77777777" w:rsidR="00E82D55" w:rsidRDefault="00E82D55" w:rsidP="00413207">
      <w:pPr>
        <w:spacing w:before="79"/>
        <w:ind w:left="1574" w:right="1600"/>
        <w:jc w:val="center"/>
        <w:rPr>
          <w:rFonts w:ascii="Caladea" w:hAnsi="Caladea"/>
          <w:b/>
          <w:color w:val="0D0D0D"/>
          <w:sz w:val="32"/>
        </w:rPr>
      </w:pPr>
    </w:p>
    <w:p w14:paraId="52CA3175" w14:textId="77777777" w:rsidR="00E82D55" w:rsidRDefault="00E82D55" w:rsidP="00413207">
      <w:pPr>
        <w:spacing w:before="79"/>
        <w:ind w:left="1574" w:right="1600"/>
        <w:jc w:val="center"/>
        <w:rPr>
          <w:rFonts w:ascii="Caladea" w:hAnsi="Caladea"/>
          <w:b/>
          <w:color w:val="0D0D0D"/>
          <w:sz w:val="32"/>
        </w:rPr>
      </w:pPr>
    </w:p>
    <w:p w14:paraId="596E72BA" w14:textId="76D33692" w:rsidR="00413207" w:rsidRDefault="00413207" w:rsidP="00413207">
      <w:pPr>
        <w:spacing w:before="79"/>
        <w:ind w:left="1574" w:right="1600"/>
        <w:jc w:val="center"/>
        <w:rPr>
          <w:rFonts w:ascii="Caladea" w:hAnsi="Caladea"/>
          <w:b/>
          <w:color w:val="0D0D0D"/>
          <w:sz w:val="32"/>
        </w:rPr>
      </w:pPr>
      <w:r w:rsidRPr="00413207">
        <w:rPr>
          <w:rFonts w:ascii="Caladea" w:hAnsi="Caladea"/>
          <w:b/>
          <w:color w:val="0D0D0D"/>
          <w:sz w:val="32"/>
        </w:rPr>
        <w:lastRenderedPageBreak/>
        <w:t>Liste des figures</w:t>
      </w:r>
    </w:p>
    <w:p w14:paraId="1FE18922" w14:textId="77777777" w:rsidR="004312BE" w:rsidRPr="00413207" w:rsidRDefault="004312BE" w:rsidP="00413207">
      <w:pPr>
        <w:spacing w:before="79"/>
        <w:ind w:left="1574" w:right="1600"/>
        <w:jc w:val="center"/>
        <w:rPr>
          <w:rFonts w:ascii="Caladea" w:hAnsi="Caladea"/>
          <w:b/>
          <w:color w:val="0D0D0D"/>
          <w:sz w:val="32"/>
        </w:rPr>
      </w:pPr>
    </w:p>
    <w:p w14:paraId="553F194E" w14:textId="77777777" w:rsidR="00413207" w:rsidRPr="00C41014" w:rsidRDefault="00413207" w:rsidP="00C41014">
      <w:pPr>
        <w:tabs>
          <w:tab w:val="center" w:pos="4985"/>
        </w:tabs>
        <w:jc w:val="both"/>
        <w:rPr>
          <w:sz w:val="24"/>
          <w:szCs w:val="24"/>
        </w:rPr>
      </w:pPr>
    </w:p>
    <w:p w14:paraId="67D8F863" w14:textId="160EE96D" w:rsidR="00DA452A" w:rsidRDefault="00CF3AF9">
      <w:pPr>
        <w:pStyle w:val="Tabledesillustrations"/>
        <w:tabs>
          <w:tab w:val="right" w:leader="dot" w:pos="9960"/>
        </w:tabs>
        <w:rPr>
          <w:rStyle w:val="Lienhypertexte"/>
          <w:noProof/>
          <w:sz w:val="24"/>
          <w:szCs w:val="24"/>
        </w:rPr>
      </w:pPr>
      <w:r w:rsidRPr="00C41014">
        <w:rPr>
          <w:sz w:val="24"/>
          <w:szCs w:val="24"/>
        </w:rPr>
        <w:fldChar w:fldCharType="begin"/>
      </w:r>
      <w:r w:rsidRPr="00C41014">
        <w:rPr>
          <w:sz w:val="24"/>
          <w:szCs w:val="24"/>
        </w:rPr>
        <w:instrText xml:space="preserve"> TOC \h \z \c "Figure" </w:instrText>
      </w:r>
      <w:r w:rsidRPr="00C41014">
        <w:rPr>
          <w:sz w:val="24"/>
          <w:szCs w:val="24"/>
        </w:rPr>
        <w:fldChar w:fldCharType="separate"/>
      </w:r>
      <w:hyperlink r:id="rId11" w:anchor="_Toc45315461" w:history="1">
        <w:r w:rsidR="00DA452A" w:rsidRPr="00DA452A">
          <w:rPr>
            <w:rStyle w:val="Lienhypertexte"/>
            <w:noProof/>
            <w:sz w:val="24"/>
            <w:szCs w:val="24"/>
          </w:rPr>
          <w:t>Figure 1 : glande thyroïde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_Toc45315461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w:t>
        </w:r>
        <w:r w:rsidR="00DA452A" w:rsidRPr="00DA452A">
          <w:rPr>
            <w:noProof/>
            <w:webHidden/>
            <w:sz w:val="24"/>
            <w:szCs w:val="24"/>
          </w:rPr>
          <w:fldChar w:fldCharType="end"/>
        </w:r>
      </w:hyperlink>
    </w:p>
    <w:p w14:paraId="410631CB" w14:textId="77777777" w:rsidR="00DA452A" w:rsidRPr="00DA452A" w:rsidRDefault="00DA452A" w:rsidP="00DA452A">
      <w:pPr>
        <w:rPr>
          <w:rFonts w:eastAsiaTheme="minorEastAsia"/>
        </w:rPr>
      </w:pPr>
    </w:p>
    <w:p w14:paraId="09BDD359" w14:textId="6FABB510" w:rsidR="00DA452A" w:rsidRDefault="0087095F">
      <w:pPr>
        <w:pStyle w:val="Tabledesillustrations"/>
        <w:tabs>
          <w:tab w:val="right" w:leader="dot" w:pos="9960"/>
        </w:tabs>
        <w:rPr>
          <w:rStyle w:val="Lienhypertexte"/>
          <w:noProof/>
          <w:sz w:val="24"/>
          <w:szCs w:val="24"/>
        </w:rPr>
      </w:pPr>
      <w:hyperlink r:id="rId12" w:anchor="_Toc45315462" w:history="1">
        <w:r w:rsidR="00DA452A" w:rsidRPr="00DA452A">
          <w:rPr>
            <w:rStyle w:val="Lienhypertexte"/>
            <w:noProof/>
            <w:sz w:val="24"/>
            <w:szCs w:val="24"/>
          </w:rPr>
          <w:t>Figure 2 : palpation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_Toc45315462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6</w:t>
        </w:r>
        <w:r w:rsidR="00DA452A" w:rsidRPr="00DA452A">
          <w:rPr>
            <w:noProof/>
            <w:webHidden/>
            <w:sz w:val="24"/>
            <w:szCs w:val="24"/>
          </w:rPr>
          <w:fldChar w:fldCharType="end"/>
        </w:r>
      </w:hyperlink>
    </w:p>
    <w:p w14:paraId="1D750BE3" w14:textId="77777777" w:rsidR="00DA452A" w:rsidRPr="00DA452A" w:rsidRDefault="00DA452A" w:rsidP="00DA452A">
      <w:pPr>
        <w:rPr>
          <w:rFonts w:eastAsiaTheme="minorEastAsia"/>
        </w:rPr>
      </w:pPr>
    </w:p>
    <w:p w14:paraId="5261A797" w14:textId="32F15C2B" w:rsidR="00DA452A" w:rsidRDefault="0087095F">
      <w:pPr>
        <w:pStyle w:val="Tabledesillustrations"/>
        <w:tabs>
          <w:tab w:val="right" w:leader="dot" w:pos="9960"/>
        </w:tabs>
        <w:rPr>
          <w:rStyle w:val="Lienhypertexte"/>
          <w:noProof/>
          <w:sz w:val="24"/>
          <w:szCs w:val="24"/>
        </w:rPr>
      </w:pPr>
      <w:hyperlink r:id="rId13" w:anchor="_Toc45315463" w:history="1">
        <w:r w:rsidR="00DA452A" w:rsidRPr="00DA452A">
          <w:rPr>
            <w:rStyle w:val="Lienhypertexte"/>
            <w:noProof/>
            <w:sz w:val="24"/>
            <w:szCs w:val="24"/>
          </w:rPr>
          <w:t>Figure 3 : échographie thyroïdienne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_Toc45315463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6</w:t>
        </w:r>
        <w:r w:rsidR="00DA452A" w:rsidRPr="00DA452A">
          <w:rPr>
            <w:noProof/>
            <w:webHidden/>
            <w:sz w:val="24"/>
            <w:szCs w:val="24"/>
          </w:rPr>
          <w:fldChar w:fldCharType="end"/>
        </w:r>
      </w:hyperlink>
    </w:p>
    <w:p w14:paraId="2B23F888" w14:textId="77777777" w:rsidR="00DA452A" w:rsidRPr="00DA452A" w:rsidRDefault="00DA452A" w:rsidP="00DA452A">
      <w:pPr>
        <w:rPr>
          <w:rFonts w:eastAsiaTheme="minorEastAsia"/>
        </w:rPr>
      </w:pPr>
    </w:p>
    <w:p w14:paraId="076736C8" w14:textId="21B0270D" w:rsidR="00DA452A" w:rsidRDefault="0087095F">
      <w:pPr>
        <w:pStyle w:val="Tabledesillustrations"/>
        <w:tabs>
          <w:tab w:val="right" w:leader="dot" w:pos="9960"/>
        </w:tabs>
        <w:rPr>
          <w:rStyle w:val="Lienhypertexte"/>
          <w:noProof/>
          <w:sz w:val="24"/>
          <w:szCs w:val="24"/>
        </w:rPr>
      </w:pPr>
      <w:hyperlink r:id="rId14" w:anchor="_Toc45315464" w:history="1">
        <w:r w:rsidR="00DA452A" w:rsidRPr="00DA452A">
          <w:rPr>
            <w:rStyle w:val="Lienhypertexte"/>
            <w:noProof/>
            <w:sz w:val="24"/>
            <w:szCs w:val="24"/>
          </w:rPr>
          <w:t>Figure 4 : La scintigraphie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_Toc45315464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6</w:t>
        </w:r>
        <w:r w:rsidR="00DA452A" w:rsidRPr="00DA452A">
          <w:rPr>
            <w:noProof/>
            <w:webHidden/>
            <w:sz w:val="24"/>
            <w:szCs w:val="24"/>
          </w:rPr>
          <w:fldChar w:fldCharType="end"/>
        </w:r>
      </w:hyperlink>
    </w:p>
    <w:p w14:paraId="591B36C0" w14:textId="77777777" w:rsidR="00DA452A" w:rsidRPr="00DA452A" w:rsidRDefault="00DA452A" w:rsidP="00DA452A">
      <w:pPr>
        <w:rPr>
          <w:rFonts w:eastAsiaTheme="minorEastAsia"/>
        </w:rPr>
      </w:pPr>
    </w:p>
    <w:p w14:paraId="1DAD51DA" w14:textId="384EFEBB" w:rsidR="00DA452A" w:rsidRDefault="0087095F">
      <w:pPr>
        <w:pStyle w:val="Tabledesillustrations"/>
        <w:tabs>
          <w:tab w:val="right" w:leader="dot" w:pos="9960"/>
        </w:tabs>
        <w:rPr>
          <w:rStyle w:val="Lienhypertexte"/>
          <w:noProof/>
          <w:sz w:val="24"/>
          <w:szCs w:val="24"/>
        </w:rPr>
      </w:pPr>
      <w:hyperlink r:id="rId15" w:anchor="_Toc45315465" w:history="1">
        <w:r w:rsidR="00DA452A" w:rsidRPr="00DA452A">
          <w:rPr>
            <w:rStyle w:val="Lienhypertexte"/>
            <w:noProof/>
            <w:sz w:val="24"/>
            <w:szCs w:val="24"/>
          </w:rPr>
          <w:t>Figure 5 : cytoponction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_Toc45315465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7</w:t>
        </w:r>
        <w:r w:rsidR="00DA452A" w:rsidRPr="00DA452A">
          <w:rPr>
            <w:noProof/>
            <w:webHidden/>
            <w:sz w:val="24"/>
            <w:szCs w:val="24"/>
          </w:rPr>
          <w:fldChar w:fldCharType="end"/>
        </w:r>
      </w:hyperlink>
    </w:p>
    <w:p w14:paraId="7DC71F25" w14:textId="77777777" w:rsidR="00DA452A" w:rsidRPr="00DA452A" w:rsidRDefault="00DA452A" w:rsidP="00DA452A">
      <w:pPr>
        <w:rPr>
          <w:rFonts w:eastAsiaTheme="minorEastAsia"/>
        </w:rPr>
      </w:pPr>
    </w:p>
    <w:p w14:paraId="1D29DEB5" w14:textId="11E882C8" w:rsidR="00DA452A" w:rsidRDefault="0087095F">
      <w:pPr>
        <w:pStyle w:val="Tabledesillustrations"/>
        <w:tabs>
          <w:tab w:val="right" w:leader="dot" w:pos="9960"/>
        </w:tabs>
        <w:rPr>
          <w:rStyle w:val="Lienhypertexte"/>
          <w:noProof/>
          <w:sz w:val="24"/>
          <w:szCs w:val="24"/>
        </w:rPr>
      </w:pPr>
      <w:hyperlink r:id="rId16" w:anchor="_Toc45315466" w:history="1">
        <w:r w:rsidR="00DA452A" w:rsidRPr="00DA452A">
          <w:rPr>
            <w:rStyle w:val="Lienhypertexte"/>
            <w:noProof/>
            <w:sz w:val="24"/>
            <w:szCs w:val="24"/>
          </w:rPr>
          <w:t>Figure 6 : Vascularisation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_Toc45315466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9</w:t>
        </w:r>
        <w:r w:rsidR="00DA452A" w:rsidRPr="00DA452A">
          <w:rPr>
            <w:noProof/>
            <w:webHidden/>
            <w:sz w:val="24"/>
            <w:szCs w:val="24"/>
          </w:rPr>
          <w:fldChar w:fldCharType="end"/>
        </w:r>
      </w:hyperlink>
    </w:p>
    <w:p w14:paraId="15B8A1F3" w14:textId="77777777" w:rsidR="00DA452A" w:rsidRPr="00DA452A" w:rsidRDefault="00DA452A" w:rsidP="00DA452A">
      <w:pPr>
        <w:rPr>
          <w:rFonts w:eastAsiaTheme="minorEastAsia"/>
        </w:rPr>
      </w:pPr>
    </w:p>
    <w:p w14:paraId="6A51764E" w14:textId="032CC8D7" w:rsidR="00DA452A" w:rsidRDefault="0087095F">
      <w:pPr>
        <w:pStyle w:val="Tabledesillustrations"/>
        <w:tabs>
          <w:tab w:val="right" w:leader="dot" w:pos="9960"/>
        </w:tabs>
        <w:rPr>
          <w:rStyle w:val="Lienhypertexte"/>
          <w:noProof/>
          <w:sz w:val="24"/>
          <w:szCs w:val="24"/>
        </w:rPr>
      </w:pPr>
      <w:hyperlink r:id="rId17" w:anchor="_Toc45315467" w:history="1">
        <w:r w:rsidR="00DA452A" w:rsidRPr="00DA452A">
          <w:rPr>
            <w:rStyle w:val="Lienhypertexte"/>
            <w:noProof/>
            <w:sz w:val="24"/>
            <w:szCs w:val="24"/>
          </w:rPr>
          <w:t>Figure 7 : suivi de nodule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_Toc45315467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10</w:t>
        </w:r>
        <w:r w:rsidR="00DA452A" w:rsidRPr="00DA452A">
          <w:rPr>
            <w:noProof/>
            <w:webHidden/>
            <w:sz w:val="24"/>
            <w:szCs w:val="24"/>
          </w:rPr>
          <w:fldChar w:fldCharType="end"/>
        </w:r>
      </w:hyperlink>
    </w:p>
    <w:p w14:paraId="4458F64F" w14:textId="77777777" w:rsidR="00DA452A" w:rsidRPr="00DA452A" w:rsidRDefault="00DA452A" w:rsidP="00DA452A">
      <w:pPr>
        <w:rPr>
          <w:rFonts w:eastAsiaTheme="minorEastAsia"/>
        </w:rPr>
      </w:pPr>
    </w:p>
    <w:p w14:paraId="52348326" w14:textId="6AE28FE8" w:rsidR="00DA452A" w:rsidRDefault="0087095F">
      <w:pPr>
        <w:pStyle w:val="Tabledesillustrations"/>
        <w:tabs>
          <w:tab w:val="right" w:leader="dot" w:pos="9960"/>
        </w:tabs>
        <w:rPr>
          <w:rStyle w:val="Lienhypertexte"/>
          <w:noProof/>
          <w:sz w:val="24"/>
          <w:szCs w:val="24"/>
        </w:rPr>
      </w:pPr>
      <w:hyperlink w:anchor="_Toc45315468" w:history="1">
        <w:r w:rsidR="00DA452A" w:rsidRPr="00DA452A">
          <w:rPr>
            <w:rStyle w:val="Lienhypertexte"/>
            <w:noProof/>
            <w:sz w:val="24"/>
            <w:szCs w:val="24"/>
          </w:rPr>
          <w:t>Figure 8 : Échogénicité</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_Toc45315468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11</w:t>
        </w:r>
        <w:r w:rsidR="00DA452A" w:rsidRPr="00DA452A">
          <w:rPr>
            <w:noProof/>
            <w:webHidden/>
            <w:sz w:val="24"/>
            <w:szCs w:val="24"/>
          </w:rPr>
          <w:fldChar w:fldCharType="end"/>
        </w:r>
      </w:hyperlink>
    </w:p>
    <w:p w14:paraId="7DB0C150" w14:textId="77777777" w:rsidR="00DA452A" w:rsidRPr="00DA452A" w:rsidRDefault="00DA452A" w:rsidP="00DA452A">
      <w:pPr>
        <w:rPr>
          <w:rFonts w:eastAsiaTheme="minorEastAsia"/>
        </w:rPr>
      </w:pPr>
    </w:p>
    <w:p w14:paraId="43982976" w14:textId="6E3B78F0" w:rsidR="00DA452A" w:rsidRDefault="0087095F">
      <w:pPr>
        <w:pStyle w:val="Tabledesillustrations"/>
        <w:tabs>
          <w:tab w:val="right" w:leader="dot" w:pos="9960"/>
        </w:tabs>
        <w:rPr>
          <w:rStyle w:val="Lienhypertexte"/>
          <w:noProof/>
          <w:sz w:val="24"/>
          <w:szCs w:val="24"/>
        </w:rPr>
      </w:pPr>
      <w:hyperlink w:anchor="_Toc45315469" w:history="1">
        <w:r w:rsidR="00DA452A" w:rsidRPr="00DA452A">
          <w:rPr>
            <w:rStyle w:val="Lienhypertexte"/>
            <w:noProof/>
            <w:sz w:val="24"/>
            <w:szCs w:val="24"/>
          </w:rPr>
          <w:t>Figure 9 : Composition (Échostructure)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_Toc45315469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11</w:t>
        </w:r>
        <w:r w:rsidR="00DA452A" w:rsidRPr="00DA452A">
          <w:rPr>
            <w:noProof/>
            <w:webHidden/>
            <w:sz w:val="24"/>
            <w:szCs w:val="24"/>
          </w:rPr>
          <w:fldChar w:fldCharType="end"/>
        </w:r>
      </w:hyperlink>
    </w:p>
    <w:p w14:paraId="53657240" w14:textId="77777777" w:rsidR="00DA452A" w:rsidRPr="00DA452A" w:rsidRDefault="00DA452A" w:rsidP="00DA452A">
      <w:pPr>
        <w:rPr>
          <w:rFonts w:eastAsiaTheme="minorEastAsia"/>
        </w:rPr>
      </w:pPr>
    </w:p>
    <w:p w14:paraId="3F7B79D8" w14:textId="3C06EA97" w:rsidR="00DA452A" w:rsidRDefault="0087095F">
      <w:pPr>
        <w:pStyle w:val="Tabledesillustrations"/>
        <w:tabs>
          <w:tab w:val="right" w:leader="dot" w:pos="9960"/>
        </w:tabs>
        <w:rPr>
          <w:rStyle w:val="Lienhypertexte"/>
          <w:noProof/>
          <w:sz w:val="24"/>
          <w:szCs w:val="24"/>
        </w:rPr>
      </w:pPr>
      <w:hyperlink w:anchor="_Toc45315470" w:history="1">
        <w:r w:rsidR="00DA452A" w:rsidRPr="00DA452A">
          <w:rPr>
            <w:rStyle w:val="Lienhypertexte"/>
            <w:noProof/>
            <w:sz w:val="24"/>
            <w:szCs w:val="24"/>
          </w:rPr>
          <w:t>Figure 10 : Calcifications</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_Toc45315470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12</w:t>
        </w:r>
        <w:r w:rsidR="00DA452A" w:rsidRPr="00DA452A">
          <w:rPr>
            <w:noProof/>
            <w:webHidden/>
            <w:sz w:val="24"/>
            <w:szCs w:val="24"/>
          </w:rPr>
          <w:fldChar w:fldCharType="end"/>
        </w:r>
      </w:hyperlink>
    </w:p>
    <w:p w14:paraId="33AB8B8E" w14:textId="77777777" w:rsidR="00DA452A" w:rsidRPr="00DA452A" w:rsidRDefault="00DA452A" w:rsidP="00DA452A">
      <w:pPr>
        <w:rPr>
          <w:rFonts w:eastAsiaTheme="minorEastAsia"/>
        </w:rPr>
      </w:pPr>
    </w:p>
    <w:p w14:paraId="7EFE3579" w14:textId="0E75FD68" w:rsidR="00DA452A" w:rsidRDefault="0087095F">
      <w:pPr>
        <w:pStyle w:val="Tabledesillustrations"/>
        <w:tabs>
          <w:tab w:val="right" w:leader="dot" w:pos="9960"/>
        </w:tabs>
        <w:rPr>
          <w:rStyle w:val="Lienhypertexte"/>
          <w:noProof/>
          <w:sz w:val="24"/>
          <w:szCs w:val="24"/>
        </w:rPr>
      </w:pPr>
      <w:hyperlink r:id="rId18" w:anchor="_Toc45315471" w:history="1">
        <w:r w:rsidR="00DA452A" w:rsidRPr="00DA452A">
          <w:rPr>
            <w:rStyle w:val="Lienhypertexte"/>
            <w:noProof/>
            <w:sz w:val="24"/>
            <w:szCs w:val="24"/>
          </w:rPr>
          <w:t>Figure 11 : Cartographie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_Toc45315471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12</w:t>
        </w:r>
        <w:r w:rsidR="00DA452A" w:rsidRPr="00DA452A">
          <w:rPr>
            <w:noProof/>
            <w:webHidden/>
            <w:sz w:val="24"/>
            <w:szCs w:val="24"/>
          </w:rPr>
          <w:fldChar w:fldCharType="end"/>
        </w:r>
      </w:hyperlink>
    </w:p>
    <w:p w14:paraId="719BDF94" w14:textId="77777777" w:rsidR="00DA452A" w:rsidRPr="00DA452A" w:rsidRDefault="00DA452A" w:rsidP="00DA452A">
      <w:pPr>
        <w:rPr>
          <w:rFonts w:eastAsiaTheme="minorEastAsia"/>
        </w:rPr>
      </w:pPr>
    </w:p>
    <w:p w14:paraId="79565345" w14:textId="620FCF18" w:rsidR="00DA452A" w:rsidRDefault="0087095F">
      <w:pPr>
        <w:pStyle w:val="Tabledesillustrations"/>
        <w:tabs>
          <w:tab w:val="right" w:leader="dot" w:pos="9960"/>
        </w:tabs>
        <w:rPr>
          <w:rStyle w:val="Lienhypertexte"/>
          <w:noProof/>
          <w:sz w:val="24"/>
          <w:szCs w:val="24"/>
        </w:rPr>
      </w:pPr>
      <w:hyperlink r:id="rId19" w:anchor="_Toc45315472" w:history="1">
        <w:r w:rsidR="00DA452A" w:rsidRPr="00DA452A">
          <w:rPr>
            <w:rStyle w:val="Lienhypertexte"/>
            <w:noProof/>
            <w:sz w:val="24"/>
            <w:szCs w:val="24"/>
          </w:rPr>
          <w:t>Figure 12 : ACR TI-RADS</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_Toc45315472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15</w:t>
        </w:r>
        <w:r w:rsidR="00DA452A" w:rsidRPr="00DA452A">
          <w:rPr>
            <w:noProof/>
            <w:webHidden/>
            <w:sz w:val="24"/>
            <w:szCs w:val="24"/>
          </w:rPr>
          <w:fldChar w:fldCharType="end"/>
        </w:r>
      </w:hyperlink>
    </w:p>
    <w:p w14:paraId="58BA9FAF" w14:textId="77777777" w:rsidR="00DA452A" w:rsidRPr="00DA452A" w:rsidRDefault="00DA452A" w:rsidP="00DA452A">
      <w:pPr>
        <w:rPr>
          <w:rFonts w:eastAsiaTheme="minorEastAsia"/>
        </w:rPr>
      </w:pPr>
    </w:p>
    <w:p w14:paraId="7FC5890E" w14:textId="7DA2E0D7" w:rsidR="00DA452A" w:rsidRDefault="0087095F">
      <w:pPr>
        <w:pStyle w:val="Tabledesillustrations"/>
        <w:tabs>
          <w:tab w:val="right" w:leader="dot" w:pos="9960"/>
        </w:tabs>
        <w:rPr>
          <w:rStyle w:val="Lienhypertexte"/>
          <w:noProof/>
          <w:sz w:val="24"/>
          <w:szCs w:val="24"/>
        </w:rPr>
      </w:pPr>
      <w:hyperlink r:id="rId20" w:anchor="_Toc45315473" w:history="1">
        <w:r w:rsidR="00DA452A" w:rsidRPr="00DA452A">
          <w:rPr>
            <w:rStyle w:val="Lienhypertexte"/>
            <w:noProof/>
            <w:sz w:val="24"/>
            <w:szCs w:val="24"/>
          </w:rPr>
          <w:t>Figure 13 : Compte rendu</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_Toc45315473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16</w:t>
        </w:r>
        <w:r w:rsidR="00DA452A" w:rsidRPr="00DA452A">
          <w:rPr>
            <w:noProof/>
            <w:webHidden/>
            <w:sz w:val="24"/>
            <w:szCs w:val="24"/>
          </w:rPr>
          <w:fldChar w:fldCharType="end"/>
        </w:r>
      </w:hyperlink>
    </w:p>
    <w:p w14:paraId="5874CD65" w14:textId="77777777" w:rsidR="00DA452A" w:rsidRPr="00DA452A" w:rsidRDefault="00DA452A" w:rsidP="00DA452A">
      <w:pPr>
        <w:rPr>
          <w:rFonts w:eastAsiaTheme="minorEastAsia"/>
        </w:rPr>
      </w:pPr>
    </w:p>
    <w:p w14:paraId="5827DC30" w14:textId="346B6835" w:rsidR="00DA452A" w:rsidRDefault="0087095F">
      <w:pPr>
        <w:pStyle w:val="Tabledesillustrations"/>
        <w:tabs>
          <w:tab w:val="right" w:leader="dot" w:pos="9960"/>
        </w:tabs>
        <w:rPr>
          <w:rStyle w:val="Lienhypertexte"/>
          <w:noProof/>
          <w:sz w:val="24"/>
          <w:szCs w:val="24"/>
        </w:rPr>
      </w:pPr>
      <w:hyperlink w:anchor="_Toc45315474" w:history="1">
        <w:r w:rsidR="00DA452A" w:rsidRPr="00DA452A">
          <w:rPr>
            <w:rStyle w:val="Lienhypertexte"/>
            <w:noProof/>
            <w:sz w:val="24"/>
            <w:szCs w:val="24"/>
          </w:rPr>
          <w:t>Figure 14 : diagramme de cas d’utilisation global</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_Toc45315474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20</w:t>
        </w:r>
        <w:r w:rsidR="00DA452A" w:rsidRPr="00DA452A">
          <w:rPr>
            <w:noProof/>
            <w:webHidden/>
            <w:sz w:val="24"/>
            <w:szCs w:val="24"/>
          </w:rPr>
          <w:fldChar w:fldCharType="end"/>
        </w:r>
      </w:hyperlink>
    </w:p>
    <w:p w14:paraId="3DD5D32C" w14:textId="77777777" w:rsidR="00DA452A" w:rsidRPr="00DA452A" w:rsidRDefault="00DA452A" w:rsidP="00DA452A">
      <w:pPr>
        <w:rPr>
          <w:rFonts w:eastAsiaTheme="minorEastAsia"/>
        </w:rPr>
      </w:pPr>
    </w:p>
    <w:p w14:paraId="0C371241" w14:textId="11A96ABE" w:rsidR="00DA452A" w:rsidRDefault="0087095F">
      <w:pPr>
        <w:pStyle w:val="Tabledesillustrations"/>
        <w:tabs>
          <w:tab w:val="right" w:leader="dot" w:pos="9960"/>
        </w:tabs>
        <w:rPr>
          <w:rStyle w:val="Lienhypertexte"/>
          <w:noProof/>
          <w:sz w:val="24"/>
          <w:szCs w:val="24"/>
        </w:rPr>
      </w:pPr>
      <w:hyperlink w:anchor="_Toc45315475" w:history="1">
        <w:r w:rsidR="00DA452A" w:rsidRPr="00DA452A">
          <w:rPr>
            <w:rStyle w:val="Lienhypertexte"/>
            <w:noProof/>
            <w:sz w:val="24"/>
            <w:szCs w:val="24"/>
          </w:rPr>
          <w:t>Figure 15 : diagramme de raffinement de cas d’utilisation « Gérer les examens »</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_Toc45315475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21</w:t>
        </w:r>
        <w:r w:rsidR="00DA452A" w:rsidRPr="00DA452A">
          <w:rPr>
            <w:noProof/>
            <w:webHidden/>
            <w:sz w:val="24"/>
            <w:szCs w:val="24"/>
          </w:rPr>
          <w:fldChar w:fldCharType="end"/>
        </w:r>
      </w:hyperlink>
    </w:p>
    <w:p w14:paraId="2C07F8AD" w14:textId="77777777" w:rsidR="00DA452A" w:rsidRPr="00DA452A" w:rsidRDefault="00DA452A" w:rsidP="00DA452A">
      <w:pPr>
        <w:rPr>
          <w:rFonts w:eastAsiaTheme="minorEastAsia"/>
        </w:rPr>
      </w:pPr>
    </w:p>
    <w:p w14:paraId="37C401E9" w14:textId="1D227354" w:rsidR="00DA452A" w:rsidRDefault="0087095F">
      <w:pPr>
        <w:pStyle w:val="Tabledesillustrations"/>
        <w:tabs>
          <w:tab w:val="right" w:leader="dot" w:pos="9960"/>
        </w:tabs>
        <w:rPr>
          <w:rStyle w:val="Lienhypertexte"/>
          <w:noProof/>
          <w:sz w:val="24"/>
          <w:szCs w:val="24"/>
        </w:rPr>
      </w:pPr>
      <w:hyperlink w:anchor="_Toc45315476" w:history="1">
        <w:r w:rsidR="00DA452A" w:rsidRPr="00DA452A">
          <w:rPr>
            <w:rStyle w:val="Lienhypertexte"/>
            <w:noProof/>
            <w:sz w:val="24"/>
            <w:szCs w:val="24"/>
          </w:rPr>
          <w:t>Figure 16 : diagramme de raffinement de cas d’utilisation « Ajouter un examen »</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_Toc45315476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23</w:t>
        </w:r>
        <w:r w:rsidR="00DA452A" w:rsidRPr="00DA452A">
          <w:rPr>
            <w:noProof/>
            <w:webHidden/>
            <w:sz w:val="24"/>
            <w:szCs w:val="24"/>
          </w:rPr>
          <w:fldChar w:fldCharType="end"/>
        </w:r>
      </w:hyperlink>
    </w:p>
    <w:p w14:paraId="35EC7842" w14:textId="77777777" w:rsidR="00DA452A" w:rsidRPr="00DA452A" w:rsidRDefault="00DA452A" w:rsidP="00DA452A">
      <w:pPr>
        <w:rPr>
          <w:rFonts w:eastAsiaTheme="minorEastAsia"/>
        </w:rPr>
      </w:pPr>
    </w:p>
    <w:p w14:paraId="758A0741" w14:textId="53C3888F" w:rsidR="00DA452A" w:rsidRDefault="0087095F">
      <w:pPr>
        <w:pStyle w:val="Tabledesillustrations"/>
        <w:tabs>
          <w:tab w:val="right" w:leader="dot" w:pos="9960"/>
        </w:tabs>
        <w:rPr>
          <w:rStyle w:val="Lienhypertexte"/>
          <w:noProof/>
          <w:sz w:val="24"/>
          <w:szCs w:val="24"/>
        </w:rPr>
      </w:pPr>
      <w:hyperlink w:anchor="_Toc45315477" w:history="1">
        <w:r w:rsidR="00DA452A" w:rsidRPr="00DA452A">
          <w:rPr>
            <w:rStyle w:val="Lienhypertexte"/>
            <w:noProof/>
            <w:sz w:val="24"/>
            <w:szCs w:val="24"/>
          </w:rPr>
          <w:t>Figure 17 : diagramme de séquence de cas d’utilisation « Ajouter un examen »</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_Toc45315477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25</w:t>
        </w:r>
        <w:r w:rsidR="00DA452A" w:rsidRPr="00DA452A">
          <w:rPr>
            <w:noProof/>
            <w:webHidden/>
            <w:sz w:val="24"/>
            <w:szCs w:val="24"/>
          </w:rPr>
          <w:fldChar w:fldCharType="end"/>
        </w:r>
      </w:hyperlink>
    </w:p>
    <w:p w14:paraId="43048406" w14:textId="77777777" w:rsidR="00DA452A" w:rsidRPr="00DA452A" w:rsidRDefault="00DA452A" w:rsidP="00DA452A">
      <w:pPr>
        <w:rPr>
          <w:rFonts w:eastAsiaTheme="minorEastAsia"/>
        </w:rPr>
      </w:pPr>
    </w:p>
    <w:p w14:paraId="4B4550FB" w14:textId="289D4173" w:rsidR="00DA452A" w:rsidRDefault="0087095F">
      <w:pPr>
        <w:pStyle w:val="Tabledesillustrations"/>
        <w:tabs>
          <w:tab w:val="right" w:leader="dot" w:pos="9960"/>
        </w:tabs>
        <w:rPr>
          <w:rStyle w:val="Lienhypertexte"/>
          <w:noProof/>
          <w:sz w:val="24"/>
          <w:szCs w:val="24"/>
        </w:rPr>
      </w:pPr>
      <w:hyperlink w:anchor="_Toc45315478" w:history="1">
        <w:r w:rsidR="00DA452A" w:rsidRPr="00DA452A">
          <w:rPr>
            <w:rStyle w:val="Lienhypertexte"/>
            <w:noProof/>
            <w:sz w:val="24"/>
            <w:szCs w:val="24"/>
          </w:rPr>
          <w:t>Figure 18 : diagramme de séquence du cas d’utilisation « Ajouter un nodule »</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_Toc45315478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26</w:t>
        </w:r>
        <w:r w:rsidR="00DA452A" w:rsidRPr="00DA452A">
          <w:rPr>
            <w:noProof/>
            <w:webHidden/>
            <w:sz w:val="24"/>
            <w:szCs w:val="24"/>
          </w:rPr>
          <w:fldChar w:fldCharType="end"/>
        </w:r>
      </w:hyperlink>
    </w:p>
    <w:p w14:paraId="6A130F68" w14:textId="77777777" w:rsidR="00DA452A" w:rsidRPr="00DA452A" w:rsidRDefault="00DA452A" w:rsidP="00DA452A">
      <w:pPr>
        <w:rPr>
          <w:rFonts w:eastAsiaTheme="minorEastAsia"/>
        </w:rPr>
      </w:pPr>
    </w:p>
    <w:p w14:paraId="3D409D80" w14:textId="6360DA36" w:rsidR="00DA452A" w:rsidRDefault="0087095F">
      <w:pPr>
        <w:pStyle w:val="Tabledesillustrations"/>
        <w:tabs>
          <w:tab w:val="right" w:leader="dot" w:pos="9960"/>
        </w:tabs>
        <w:rPr>
          <w:rStyle w:val="Lienhypertexte"/>
          <w:noProof/>
          <w:sz w:val="24"/>
          <w:szCs w:val="24"/>
        </w:rPr>
      </w:pPr>
      <w:hyperlink w:anchor="_Toc45315479" w:history="1">
        <w:r w:rsidR="00DA452A" w:rsidRPr="00DA452A">
          <w:rPr>
            <w:rStyle w:val="Lienhypertexte"/>
            <w:noProof/>
            <w:sz w:val="24"/>
            <w:szCs w:val="24"/>
          </w:rPr>
          <w:t>Figure 19 : diagramme de classes</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_Toc45315479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29</w:t>
        </w:r>
        <w:r w:rsidR="00DA452A" w:rsidRPr="00DA452A">
          <w:rPr>
            <w:noProof/>
            <w:webHidden/>
            <w:sz w:val="24"/>
            <w:szCs w:val="24"/>
          </w:rPr>
          <w:fldChar w:fldCharType="end"/>
        </w:r>
      </w:hyperlink>
    </w:p>
    <w:p w14:paraId="3E63613A" w14:textId="77777777" w:rsidR="00DA452A" w:rsidRPr="00DA452A" w:rsidRDefault="00DA452A" w:rsidP="00DA452A">
      <w:pPr>
        <w:rPr>
          <w:rFonts w:eastAsiaTheme="minorEastAsia"/>
        </w:rPr>
      </w:pPr>
    </w:p>
    <w:p w14:paraId="72E71C0D" w14:textId="40231BA3" w:rsidR="00DA452A" w:rsidRDefault="0087095F">
      <w:pPr>
        <w:pStyle w:val="Tabledesillustrations"/>
        <w:tabs>
          <w:tab w:val="right" w:leader="dot" w:pos="9960"/>
        </w:tabs>
        <w:rPr>
          <w:rStyle w:val="Lienhypertexte"/>
          <w:noProof/>
          <w:sz w:val="24"/>
          <w:szCs w:val="24"/>
        </w:rPr>
      </w:pPr>
      <w:hyperlink w:anchor="_Toc45315480" w:history="1">
        <w:r w:rsidR="00DA452A" w:rsidRPr="00DA452A">
          <w:rPr>
            <w:rStyle w:val="Lienhypertexte"/>
            <w:noProof/>
            <w:sz w:val="24"/>
            <w:szCs w:val="24"/>
          </w:rPr>
          <w:t>Figure 20 : Interface d’accueil</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_Toc45315480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34</w:t>
        </w:r>
        <w:r w:rsidR="00DA452A" w:rsidRPr="00DA452A">
          <w:rPr>
            <w:noProof/>
            <w:webHidden/>
            <w:sz w:val="24"/>
            <w:szCs w:val="24"/>
          </w:rPr>
          <w:fldChar w:fldCharType="end"/>
        </w:r>
      </w:hyperlink>
    </w:p>
    <w:p w14:paraId="5FFA721B" w14:textId="77777777" w:rsidR="00DA452A" w:rsidRPr="00DA452A" w:rsidRDefault="00DA452A" w:rsidP="00DA452A">
      <w:pPr>
        <w:rPr>
          <w:rFonts w:eastAsiaTheme="minorEastAsia"/>
        </w:rPr>
      </w:pPr>
    </w:p>
    <w:p w14:paraId="272C15C9" w14:textId="68DA08D4" w:rsidR="00DA452A" w:rsidRDefault="0087095F">
      <w:pPr>
        <w:pStyle w:val="Tabledesillustrations"/>
        <w:tabs>
          <w:tab w:val="right" w:leader="dot" w:pos="9960"/>
        </w:tabs>
        <w:rPr>
          <w:rStyle w:val="Lienhypertexte"/>
          <w:noProof/>
          <w:sz w:val="24"/>
          <w:szCs w:val="24"/>
        </w:rPr>
      </w:pPr>
      <w:hyperlink w:anchor="_Toc45315481" w:history="1">
        <w:r w:rsidR="00DA452A" w:rsidRPr="00DA452A">
          <w:rPr>
            <w:rStyle w:val="Lienhypertexte"/>
            <w:noProof/>
            <w:sz w:val="24"/>
            <w:szCs w:val="24"/>
          </w:rPr>
          <w:t>Figure 21 : recherche par date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_Toc45315481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35</w:t>
        </w:r>
        <w:r w:rsidR="00DA452A" w:rsidRPr="00DA452A">
          <w:rPr>
            <w:noProof/>
            <w:webHidden/>
            <w:sz w:val="24"/>
            <w:szCs w:val="24"/>
          </w:rPr>
          <w:fldChar w:fldCharType="end"/>
        </w:r>
      </w:hyperlink>
    </w:p>
    <w:p w14:paraId="44368C68" w14:textId="77777777" w:rsidR="00DA452A" w:rsidRPr="00DA452A" w:rsidRDefault="00DA452A" w:rsidP="00DA452A">
      <w:pPr>
        <w:rPr>
          <w:rFonts w:eastAsiaTheme="minorEastAsia"/>
        </w:rPr>
      </w:pPr>
    </w:p>
    <w:p w14:paraId="614C8B9F" w14:textId="608CE796" w:rsidR="00DA452A" w:rsidRDefault="0087095F">
      <w:pPr>
        <w:pStyle w:val="Tabledesillustrations"/>
        <w:tabs>
          <w:tab w:val="right" w:leader="dot" w:pos="9960"/>
        </w:tabs>
        <w:rPr>
          <w:rStyle w:val="Lienhypertexte"/>
          <w:noProof/>
          <w:sz w:val="24"/>
          <w:szCs w:val="24"/>
        </w:rPr>
      </w:pPr>
      <w:hyperlink w:anchor="_Toc45315482" w:history="1">
        <w:r w:rsidR="00DA452A" w:rsidRPr="00DA452A">
          <w:rPr>
            <w:rStyle w:val="Lienhypertexte"/>
            <w:noProof/>
            <w:sz w:val="24"/>
            <w:szCs w:val="24"/>
          </w:rPr>
          <w:t>Figure 22 : recherche par patient</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_Toc45315482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35</w:t>
        </w:r>
        <w:r w:rsidR="00DA452A" w:rsidRPr="00DA452A">
          <w:rPr>
            <w:noProof/>
            <w:webHidden/>
            <w:sz w:val="24"/>
            <w:szCs w:val="24"/>
          </w:rPr>
          <w:fldChar w:fldCharType="end"/>
        </w:r>
      </w:hyperlink>
    </w:p>
    <w:p w14:paraId="72B6005D" w14:textId="77777777" w:rsidR="00DA452A" w:rsidRPr="00DA452A" w:rsidRDefault="00DA452A" w:rsidP="00DA452A">
      <w:pPr>
        <w:rPr>
          <w:rFonts w:eastAsiaTheme="minorEastAsia"/>
        </w:rPr>
      </w:pPr>
    </w:p>
    <w:p w14:paraId="5095372A" w14:textId="65DDD72B" w:rsidR="00DA452A" w:rsidRDefault="0087095F">
      <w:pPr>
        <w:pStyle w:val="Tabledesillustrations"/>
        <w:tabs>
          <w:tab w:val="right" w:leader="dot" w:pos="9960"/>
        </w:tabs>
        <w:rPr>
          <w:rStyle w:val="Lienhypertexte"/>
          <w:noProof/>
          <w:sz w:val="24"/>
          <w:szCs w:val="24"/>
        </w:rPr>
      </w:pPr>
      <w:hyperlink w:anchor="_Toc45315483" w:history="1">
        <w:r w:rsidR="00DA452A" w:rsidRPr="00DA452A">
          <w:rPr>
            <w:rStyle w:val="Lienhypertexte"/>
            <w:noProof/>
            <w:sz w:val="24"/>
            <w:szCs w:val="24"/>
          </w:rPr>
          <w:t>Figure 23 : recherche par recommandation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_Toc45315483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35</w:t>
        </w:r>
        <w:r w:rsidR="00DA452A" w:rsidRPr="00DA452A">
          <w:rPr>
            <w:noProof/>
            <w:webHidden/>
            <w:sz w:val="24"/>
            <w:szCs w:val="24"/>
          </w:rPr>
          <w:fldChar w:fldCharType="end"/>
        </w:r>
      </w:hyperlink>
    </w:p>
    <w:p w14:paraId="637B01B9" w14:textId="77777777" w:rsidR="00DA452A" w:rsidRPr="00DA452A" w:rsidRDefault="00DA452A" w:rsidP="00DA452A">
      <w:pPr>
        <w:rPr>
          <w:rFonts w:eastAsiaTheme="minorEastAsia"/>
        </w:rPr>
      </w:pPr>
    </w:p>
    <w:p w14:paraId="07722F63" w14:textId="7A98C99F" w:rsidR="00DA452A" w:rsidRPr="00DA452A" w:rsidRDefault="0087095F">
      <w:pPr>
        <w:pStyle w:val="Tabledesillustrations"/>
        <w:tabs>
          <w:tab w:val="right" w:leader="dot" w:pos="9960"/>
        </w:tabs>
        <w:rPr>
          <w:rFonts w:asciiTheme="minorHAnsi" w:eastAsiaTheme="minorEastAsia" w:hAnsiTheme="minorHAnsi" w:cstheme="minorBidi"/>
          <w:noProof/>
          <w:sz w:val="24"/>
          <w:szCs w:val="24"/>
        </w:rPr>
      </w:pPr>
      <w:hyperlink w:anchor="_Toc45315484" w:history="1">
        <w:r w:rsidR="00DA452A" w:rsidRPr="00DA452A">
          <w:rPr>
            <w:rStyle w:val="Lienhypertexte"/>
            <w:noProof/>
            <w:sz w:val="24"/>
            <w:szCs w:val="24"/>
          </w:rPr>
          <w:t>Figure 24 : alerte de suppression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_Toc45315484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36</w:t>
        </w:r>
        <w:r w:rsidR="00DA452A" w:rsidRPr="00DA452A">
          <w:rPr>
            <w:noProof/>
            <w:webHidden/>
            <w:sz w:val="24"/>
            <w:szCs w:val="24"/>
          </w:rPr>
          <w:fldChar w:fldCharType="end"/>
        </w:r>
      </w:hyperlink>
    </w:p>
    <w:p w14:paraId="4290965F" w14:textId="73B553AF" w:rsidR="00DA452A" w:rsidRDefault="0087095F">
      <w:pPr>
        <w:pStyle w:val="Tabledesillustrations"/>
        <w:tabs>
          <w:tab w:val="right" w:leader="dot" w:pos="9960"/>
        </w:tabs>
        <w:rPr>
          <w:rStyle w:val="Lienhypertexte"/>
          <w:noProof/>
          <w:sz w:val="24"/>
          <w:szCs w:val="24"/>
        </w:rPr>
      </w:pPr>
      <w:hyperlink w:anchor="_Toc45315485" w:history="1">
        <w:r w:rsidR="00DA452A" w:rsidRPr="00DA452A">
          <w:rPr>
            <w:rStyle w:val="Lienhypertexte"/>
            <w:noProof/>
            <w:sz w:val="24"/>
            <w:szCs w:val="24"/>
          </w:rPr>
          <w:t>Figure 25 : ajout d’un examen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_Toc45315485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36</w:t>
        </w:r>
        <w:r w:rsidR="00DA452A" w:rsidRPr="00DA452A">
          <w:rPr>
            <w:noProof/>
            <w:webHidden/>
            <w:sz w:val="24"/>
            <w:szCs w:val="24"/>
          </w:rPr>
          <w:fldChar w:fldCharType="end"/>
        </w:r>
      </w:hyperlink>
    </w:p>
    <w:p w14:paraId="2B6451B6" w14:textId="77777777" w:rsidR="00DA452A" w:rsidRPr="00DA452A" w:rsidRDefault="00DA452A" w:rsidP="00DA452A">
      <w:pPr>
        <w:rPr>
          <w:rFonts w:eastAsiaTheme="minorEastAsia"/>
        </w:rPr>
      </w:pPr>
    </w:p>
    <w:p w14:paraId="3FE59733" w14:textId="6BA5D0BB" w:rsidR="00DA452A" w:rsidRDefault="0087095F">
      <w:pPr>
        <w:pStyle w:val="Tabledesillustrations"/>
        <w:tabs>
          <w:tab w:val="right" w:leader="dot" w:pos="9960"/>
        </w:tabs>
        <w:rPr>
          <w:rStyle w:val="Lienhypertexte"/>
          <w:noProof/>
          <w:sz w:val="24"/>
          <w:szCs w:val="24"/>
        </w:rPr>
      </w:pPr>
      <w:hyperlink w:anchor="_Toc45315486" w:history="1">
        <w:r w:rsidR="00DA452A" w:rsidRPr="00DA452A">
          <w:rPr>
            <w:rStyle w:val="Lienhypertexte"/>
            <w:noProof/>
            <w:sz w:val="24"/>
            <w:szCs w:val="24"/>
          </w:rPr>
          <w:t>Figure 26 : détails d’un examen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_Toc45315486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37</w:t>
        </w:r>
        <w:r w:rsidR="00DA452A" w:rsidRPr="00DA452A">
          <w:rPr>
            <w:noProof/>
            <w:webHidden/>
            <w:sz w:val="24"/>
            <w:szCs w:val="24"/>
          </w:rPr>
          <w:fldChar w:fldCharType="end"/>
        </w:r>
      </w:hyperlink>
    </w:p>
    <w:p w14:paraId="7AD8F3BD" w14:textId="77777777" w:rsidR="00DA452A" w:rsidRPr="00DA452A" w:rsidRDefault="00DA452A" w:rsidP="00DA452A">
      <w:pPr>
        <w:rPr>
          <w:rFonts w:eastAsiaTheme="minorEastAsia"/>
        </w:rPr>
      </w:pPr>
    </w:p>
    <w:p w14:paraId="65E64D73" w14:textId="2C3C5577" w:rsidR="00DA452A" w:rsidRDefault="0087095F">
      <w:pPr>
        <w:pStyle w:val="Tabledesillustrations"/>
        <w:tabs>
          <w:tab w:val="right" w:leader="dot" w:pos="9960"/>
        </w:tabs>
        <w:rPr>
          <w:rStyle w:val="Lienhypertexte"/>
          <w:noProof/>
          <w:sz w:val="24"/>
          <w:szCs w:val="24"/>
        </w:rPr>
      </w:pPr>
      <w:hyperlink w:anchor="_Toc45315487" w:history="1">
        <w:r w:rsidR="00DA452A" w:rsidRPr="00DA452A">
          <w:rPr>
            <w:rStyle w:val="Lienhypertexte"/>
            <w:noProof/>
            <w:sz w:val="24"/>
            <w:szCs w:val="24"/>
          </w:rPr>
          <w:t>Figure 27 : saisie du volume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_Toc45315487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38</w:t>
        </w:r>
        <w:r w:rsidR="00DA452A" w:rsidRPr="00DA452A">
          <w:rPr>
            <w:noProof/>
            <w:webHidden/>
            <w:sz w:val="24"/>
            <w:szCs w:val="24"/>
          </w:rPr>
          <w:fldChar w:fldCharType="end"/>
        </w:r>
      </w:hyperlink>
    </w:p>
    <w:p w14:paraId="07992AEE" w14:textId="77777777" w:rsidR="00DA452A" w:rsidRPr="00DA452A" w:rsidRDefault="00DA452A" w:rsidP="00DA452A">
      <w:pPr>
        <w:rPr>
          <w:rFonts w:eastAsiaTheme="minorEastAsia"/>
        </w:rPr>
      </w:pPr>
    </w:p>
    <w:p w14:paraId="4F363162" w14:textId="32800909" w:rsidR="00DA452A" w:rsidRDefault="0087095F">
      <w:pPr>
        <w:pStyle w:val="Tabledesillustrations"/>
        <w:tabs>
          <w:tab w:val="right" w:leader="dot" w:pos="9960"/>
        </w:tabs>
        <w:rPr>
          <w:rStyle w:val="Lienhypertexte"/>
          <w:noProof/>
          <w:sz w:val="24"/>
          <w:szCs w:val="24"/>
        </w:rPr>
      </w:pPr>
      <w:hyperlink w:anchor="_Toc45315488" w:history="1">
        <w:r w:rsidR="00DA452A" w:rsidRPr="00DA452A">
          <w:rPr>
            <w:rStyle w:val="Lienhypertexte"/>
            <w:noProof/>
            <w:sz w:val="24"/>
            <w:szCs w:val="24"/>
          </w:rPr>
          <w:t>Figure 28 : saisie d’un détail (exemple : vascularisation)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_Toc45315488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38</w:t>
        </w:r>
        <w:r w:rsidR="00DA452A" w:rsidRPr="00DA452A">
          <w:rPr>
            <w:noProof/>
            <w:webHidden/>
            <w:sz w:val="24"/>
            <w:szCs w:val="24"/>
          </w:rPr>
          <w:fldChar w:fldCharType="end"/>
        </w:r>
      </w:hyperlink>
    </w:p>
    <w:p w14:paraId="0BE87F73" w14:textId="77777777" w:rsidR="00DA452A" w:rsidRPr="00DA452A" w:rsidRDefault="00DA452A" w:rsidP="00DA452A">
      <w:pPr>
        <w:rPr>
          <w:rFonts w:eastAsiaTheme="minorEastAsia"/>
        </w:rPr>
      </w:pPr>
    </w:p>
    <w:p w14:paraId="6D115910" w14:textId="6AD8AB4E" w:rsidR="00DA452A" w:rsidRDefault="0087095F">
      <w:pPr>
        <w:pStyle w:val="Tabledesillustrations"/>
        <w:tabs>
          <w:tab w:val="right" w:leader="dot" w:pos="9960"/>
        </w:tabs>
        <w:rPr>
          <w:rStyle w:val="Lienhypertexte"/>
          <w:noProof/>
          <w:sz w:val="24"/>
          <w:szCs w:val="24"/>
        </w:rPr>
      </w:pPr>
      <w:hyperlink w:anchor="_Toc45315489" w:history="1">
        <w:r w:rsidR="00DA452A" w:rsidRPr="00DA452A">
          <w:rPr>
            <w:rStyle w:val="Lienhypertexte"/>
            <w:noProof/>
            <w:sz w:val="24"/>
            <w:szCs w:val="24"/>
          </w:rPr>
          <w:t>Figure 29 : détail d’un nodule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_Toc45315489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39</w:t>
        </w:r>
        <w:r w:rsidR="00DA452A" w:rsidRPr="00DA452A">
          <w:rPr>
            <w:noProof/>
            <w:webHidden/>
            <w:sz w:val="24"/>
            <w:szCs w:val="24"/>
          </w:rPr>
          <w:fldChar w:fldCharType="end"/>
        </w:r>
      </w:hyperlink>
    </w:p>
    <w:p w14:paraId="24E1EEC1" w14:textId="77777777" w:rsidR="00DA452A" w:rsidRPr="00DA452A" w:rsidRDefault="00DA452A" w:rsidP="00DA452A">
      <w:pPr>
        <w:rPr>
          <w:rFonts w:eastAsiaTheme="minorEastAsia"/>
        </w:rPr>
      </w:pPr>
    </w:p>
    <w:p w14:paraId="4D929A32" w14:textId="093859AE" w:rsidR="00DA452A" w:rsidRDefault="0087095F">
      <w:pPr>
        <w:pStyle w:val="Tabledesillustrations"/>
        <w:tabs>
          <w:tab w:val="right" w:leader="dot" w:pos="9960"/>
        </w:tabs>
        <w:rPr>
          <w:rStyle w:val="Lienhypertexte"/>
          <w:noProof/>
          <w:sz w:val="24"/>
          <w:szCs w:val="24"/>
        </w:rPr>
      </w:pPr>
      <w:hyperlink w:anchor="_Toc45315490" w:history="1">
        <w:r w:rsidR="00DA452A" w:rsidRPr="00DA452A">
          <w:rPr>
            <w:rStyle w:val="Lienhypertexte"/>
            <w:noProof/>
            <w:sz w:val="24"/>
            <w:szCs w:val="24"/>
          </w:rPr>
          <w:t>Figure 30 : Modification de taille d’un nodule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_Toc45315490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39</w:t>
        </w:r>
        <w:r w:rsidR="00DA452A" w:rsidRPr="00DA452A">
          <w:rPr>
            <w:noProof/>
            <w:webHidden/>
            <w:sz w:val="24"/>
            <w:szCs w:val="24"/>
          </w:rPr>
          <w:fldChar w:fldCharType="end"/>
        </w:r>
      </w:hyperlink>
    </w:p>
    <w:p w14:paraId="7FAD5D35" w14:textId="77777777" w:rsidR="00DA452A" w:rsidRPr="00DA452A" w:rsidRDefault="00DA452A" w:rsidP="00DA452A">
      <w:pPr>
        <w:rPr>
          <w:rFonts w:eastAsiaTheme="minorEastAsia"/>
        </w:rPr>
      </w:pPr>
    </w:p>
    <w:p w14:paraId="0C3252D9" w14:textId="79DB865A" w:rsidR="00DA452A" w:rsidRDefault="0087095F">
      <w:pPr>
        <w:pStyle w:val="Tabledesillustrations"/>
        <w:tabs>
          <w:tab w:val="right" w:leader="dot" w:pos="9960"/>
        </w:tabs>
        <w:rPr>
          <w:rStyle w:val="Lienhypertexte"/>
          <w:noProof/>
          <w:sz w:val="24"/>
          <w:szCs w:val="24"/>
        </w:rPr>
      </w:pPr>
      <w:hyperlink w:anchor="_Toc45315491" w:history="1">
        <w:r w:rsidR="00DA452A" w:rsidRPr="00DA452A">
          <w:rPr>
            <w:rStyle w:val="Lienhypertexte"/>
            <w:noProof/>
            <w:sz w:val="24"/>
            <w:szCs w:val="24"/>
          </w:rPr>
          <w:t>Figure 31 : Modification d’un détail d’un nodule (exemple : évolution)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_Toc45315491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40</w:t>
        </w:r>
        <w:r w:rsidR="00DA452A" w:rsidRPr="00DA452A">
          <w:rPr>
            <w:noProof/>
            <w:webHidden/>
            <w:sz w:val="24"/>
            <w:szCs w:val="24"/>
          </w:rPr>
          <w:fldChar w:fldCharType="end"/>
        </w:r>
      </w:hyperlink>
    </w:p>
    <w:p w14:paraId="2C8934CA" w14:textId="77777777" w:rsidR="00DA452A" w:rsidRPr="00DA452A" w:rsidRDefault="00DA452A" w:rsidP="00DA452A">
      <w:pPr>
        <w:rPr>
          <w:rFonts w:eastAsiaTheme="minorEastAsia"/>
        </w:rPr>
      </w:pPr>
    </w:p>
    <w:p w14:paraId="01A10AC7" w14:textId="1C8BDF34" w:rsidR="00DA452A" w:rsidRDefault="0087095F">
      <w:pPr>
        <w:pStyle w:val="Tabledesillustrations"/>
        <w:tabs>
          <w:tab w:val="right" w:leader="dot" w:pos="9960"/>
        </w:tabs>
        <w:rPr>
          <w:rStyle w:val="Lienhypertexte"/>
          <w:noProof/>
          <w:sz w:val="24"/>
          <w:szCs w:val="24"/>
        </w:rPr>
      </w:pPr>
      <w:hyperlink w:anchor="_Toc45315492" w:history="1">
        <w:r w:rsidR="00DA452A" w:rsidRPr="00DA452A">
          <w:rPr>
            <w:rStyle w:val="Lienhypertexte"/>
            <w:noProof/>
            <w:sz w:val="24"/>
            <w:szCs w:val="24"/>
          </w:rPr>
          <w:t>Figure 32 : Ajout d’un nodule</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_Toc45315492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41</w:t>
        </w:r>
        <w:r w:rsidR="00DA452A" w:rsidRPr="00DA452A">
          <w:rPr>
            <w:noProof/>
            <w:webHidden/>
            <w:sz w:val="24"/>
            <w:szCs w:val="24"/>
          </w:rPr>
          <w:fldChar w:fldCharType="end"/>
        </w:r>
      </w:hyperlink>
    </w:p>
    <w:p w14:paraId="6B360464" w14:textId="77777777" w:rsidR="00DA452A" w:rsidRPr="00DA452A" w:rsidRDefault="00DA452A" w:rsidP="00DA452A">
      <w:pPr>
        <w:rPr>
          <w:rFonts w:eastAsiaTheme="minorEastAsia"/>
        </w:rPr>
      </w:pPr>
    </w:p>
    <w:p w14:paraId="1A2733C3" w14:textId="0AB5C4D3" w:rsidR="00DA452A" w:rsidRDefault="0087095F">
      <w:pPr>
        <w:pStyle w:val="Tabledesillustrations"/>
        <w:tabs>
          <w:tab w:val="right" w:leader="dot" w:pos="9960"/>
        </w:tabs>
        <w:rPr>
          <w:rStyle w:val="Lienhypertexte"/>
          <w:noProof/>
          <w:sz w:val="24"/>
          <w:szCs w:val="24"/>
        </w:rPr>
      </w:pPr>
      <w:hyperlink w:anchor="_Toc45315493" w:history="1">
        <w:r w:rsidR="00DA452A" w:rsidRPr="00DA452A">
          <w:rPr>
            <w:rStyle w:val="Lienhypertexte"/>
            <w:noProof/>
            <w:sz w:val="24"/>
            <w:szCs w:val="24"/>
          </w:rPr>
          <w:t>Figure 33 : liste des examens précédents</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_Toc45315493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42</w:t>
        </w:r>
        <w:r w:rsidR="00DA452A" w:rsidRPr="00DA452A">
          <w:rPr>
            <w:noProof/>
            <w:webHidden/>
            <w:sz w:val="24"/>
            <w:szCs w:val="24"/>
          </w:rPr>
          <w:fldChar w:fldCharType="end"/>
        </w:r>
      </w:hyperlink>
    </w:p>
    <w:p w14:paraId="24591704" w14:textId="77777777" w:rsidR="00DA452A" w:rsidRPr="00DA452A" w:rsidRDefault="00DA452A" w:rsidP="00DA452A">
      <w:pPr>
        <w:rPr>
          <w:rFonts w:eastAsiaTheme="minorEastAsia"/>
        </w:rPr>
      </w:pPr>
    </w:p>
    <w:p w14:paraId="6CF96D8B" w14:textId="64B1326F" w:rsidR="00DA452A" w:rsidRDefault="0087095F">
      <w:pPr>
        <w:pStyle w:val="Tabledesillustrations"/>
        <w:tabs>
          <w:tab w:val="right" w:leader="dot" w:pos="9960"/>
        </w:tabs>
        <w:rPr>
          <w:rStyle w:val="Lienhypertexte"/>
          <w:noProof/>
          <w:sz w:val="24"/>
          <w:szCs w:val="24"/>
        </w:rPr>
      </w:pPr>
      <w:hyperlink w:anchor="_Toc45315494" w:history="1">
        <w:r w:rsidR="00DA452A" w:rsidRPr="00DA452A">
          <w:rPr>
            <w:rStyle w:val="Lienhypertexte"/>
            <w:noProof/>
            <w:sz w:val="24"/>
            <w:szCs w:val="24"/>
          </w:rPr>
          <w:t>Figure 34 : Recommandation</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_Toc45315494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42</w:t>
        </w:r>
        <w:r w:rsidR="00DA452A" w:rsidRPr="00DA452A">
          <w:rPr>
            <w:noProof/>
            <w:webHidden/>
            <w:sz w:val="24"/>
            <w:szCs w:val="24"/>
          </w:rPr>
          <w:fldChar w:fldCharType="end"/>
        </w:r>
      </w:hyperlink>
    </w:p>
    <w:p w14:paraId="65C19303" w14:textId="77777777" w:rsidR="00DA452A" w:rsidRPr="00DA452A" w:rsidRDefault="00DA452A" w:rsidP="00DA452A">
      <w:pPr>
        <w:rPr>
          <w:rFonts w:eastAsiaTheme="minorEastAsia"/>
        </w:rPr>
      </w:pPr>
    </w:p>
    <w:p w14:paraId="37EC718F" w14:textId="07DEC108" w:rsidR="00DA452A" w:rsidRDefault="0087095F">
      <w:pPr>
        <w:pStyle w:val="Tabledesillustrations"/>
        <w:tabs>
          <w:tab w:val="right" w:leader="dot" w:pos="9960"/>
        </w:tabs>
        <w:rPr>
          <w:rFonts w:asciiTheme="minorHAnsi" w:eastAsiaTheme="minorEastAsia" w:hAnsiTheme="minorHAnsi" w:cstheme="minorBidi"/>
          <w:noProof/>
        </w:rPr>
      </w:pPr>
      <w:hyperlink w:anchor="_Toc45315495" w:history="1">
        <w:r w:rsidR="00DA452A" w:rsidRPr="00DA452A">
          <w:rPr>
            <w:rStyle w:val="Lienhypertexte"/>
            <w:noProof/>
            <w:sz w:val="24"/>
            <w:szCs w:val="24"/>
          </w:rPr>
          <w:t>Figure 35 : compte rendu</w:t>
        </w:r>
        <w:r w:rsidR="00DA452A" w:rsidRPr="00DA452A">
          <w:rPr>
            <w:noProof/>
            <w:webHidden/>
            <w:sz w:val="24"/>
            <w:szCs w:val="24"/>
          </w:rPr>
          <w:tab/>
        </w:r>
        <w:r w:rsidR="00DA452A" w:rsidRPr="00DA452A">
          <w:rPr>
            <w:noProof/>
            <w:webHidden/>
            <w:sz w:val="24"/>
            <w:szCs w:val="24"/>
          </w:rPr>
          <w:fldChar w:fldCharType="begin"/>
        </w:r>
        <w:r w:rsidR="00DA452A" w:rsidRPr="00DA452A">
          <w:rPr>
            <w:noProof/>
            <w:webHidden/>
            <w:sz w:val="24"/>
            <w:szCs w:val="24"/>
          </w:rPr>
          <w:instrText xml:space="preserve"> PAGEREF _Toc45315495 \h </w:instrText>
        </w:r>
        <w:r w:rsidR="00DA452A" w:rsidRPr="00DA452A">
          <w:rPr>
            <w:noProof/>
            <w:webHidden/>
            <w:sz w:val="24"/>
            <w:szCs w:val="24"/>
          </w:rPr>
        </w:r>
        <w:r w:rsidR="00DA452A" w:rsidRPr="00DA452A">
          <w:rPr>
            <w:noProof/>
            <w:webHidden/>
            <w:sz w:val="24"/>
            <w:szCs w:val="24"/>
          </w:rPr>
          <w:fldChar w:fldCharType="separate"/>
        </w:r>
        <w:r w:rsidR="003316D6">
          <w:rPr>
            <w:noProof/>
            <w:webHidden/>
            <w:sz w:val="24"/>
            <w:szCs w:val="24"/>
          </w:rPr>
          <w:t>43</w:t>
        </w:r>
        <w:r w:rsidR="00DA452A" w:rsidRPr="00DA452A">
          <w:rPr>
            <w:noProof/>
            <w:webHidden/>
            <w:sz w:val="24"/>
            <w:szCs w:val="24"/>
          </w:rPr>
          <w:fldChar w:fldCharType="end"/>
        </w:r>
      </w:hyperlink>
    </w:p>
    <w:p w14:paraId="20E8B366" w14:textId="04CD4728" w:rsidR="00413207" w:rsidRPr="00413207" w:rsidRDefault="00CF3AF9" w:rsidP="00C41014">
      <w:pPr>
        <w:jc w:val="both"/>
        <w:rPr>
          <w:rFonts w:ascii="Caladea" w:hAnsi="Caladea"/>
          <w:sz w:val="32"/>
        </w:rPr>
      </w:pPr>
      <w:r w:rsidRPr="00C41014">
        <w:rPr>
          <w:sz w:val="24"/>
          <w:szCs w:val="24"/>
        </w:rPr>
        <w:fldChar w:fldCharType="end"/>
      </w:r>
    </w:p>
    <w:p w14:paraId="2611F759" w14:textId="77777777" w:rsidR="00413207" w:rsidRPr="00413207" w:rsidRDefault="00413207" w:rsidP="00413207">
      <w:pPr>
        <w:tabs>
          <w:tab w:val="left" w:pos="3645"/>
        </w:tabs>
        <w:rPr>
          <w:rFonts w:ascii="Caladea" w:hAnsi="Caladea"/>
          <w:sz w:val="32"/>
        </w:rPr>
      </w:pPr>
    </w:p>
    <w:p w14:paraId="1A4ADFC9" w14:textId="77777777" w:rsidR="00413207" w:rsidRPr="00413207" w:rsidRDefault="00413207" w:rsidP="00413207">
      <w:pPr>
        <w:tabs>
          <w:tab w:val="left" w:pos="3645"/>
        </w:tabs>
        <w:rPr>
          <w:rFonts w:ascii="Caladea" w:hAnsi="Caladea"/>
          <w:sz w:val="32"/>
        </w:rPr>
      </w:pPr>
    </w:p>
    <w:p w14:paraId="4577DC50" w14:textId="77777777" w:rsidR="00413207" w:rsidRPr="00413207" w:rsidRDefault="00413207" w:rsidP="00413207">
      <w:pPr>
        <w:tabs>
          <w:tab w:val="left" w:pos="3645"/>
        </w:tabs>
        <w:rPr>
          <w:rFonts w:ascii="Caladea" w:hAnsi="Caladea"/>
          <w:sz w:val="32"/>
        </w:rPr>
      </w:pPr>
    </w:p>
    <w:p w14:paraId="4F07821E" w14:textId="224BCF0B" w:rsidR="00413207" w:rsidRDefault="00413207" w:rsidP="00413207">
      <w:pPr>
        <w:tabs>
          <w:tab w:val="left" w:pos="3645"/>
        </w:tabs>
        <w:rPr>
          <w:rFonts w:ascii="Caladea" w:hAnsi="Caladea"/>
          <w:sz w:val="32"/>
        </w:rPr>
      </w:pPr>
    </w:p>
    <w:p w14:paraId="0BA22053" w14:textId="6E178ADE" w:rsidR="00413207" w:rsidRPr="00413207" w:rsidRDefault="00413207" w:rsidP="00413207">
      <w:pPr>
        <w:tabs>
          <w:tab w:val="left" w:pos="3645"/>
        </w:tabs>
        <w:rPr>
          <w:rFonts w:ascii="Caladea" w:hAnsi="Caladea"/>
          <w:sz w:val="32"/>
        </w:rPr>
        <w:sectPr w:rsidR="00413207" w:rsidRPr="00413207">
          <w:pgSz w:w="11910" w:h="16840"/>
          <w:pgMar w:top="1320" w:right="960" w:bottom="1766" w:left="980" w:header="720" w:footer="720" w:gutter="0"/>
          <w:cols w:space="720"/>
        </w:sectPr>
      </w:pPr>
      <w:r>
        <w:rPr>
          <w:rFonts w:ascii="Caladea" w:hAnsi="Caladea"/>
          <w:sz w:val="32"/>
        </w:rPr>
        <w:tab/>
      </w:r>
    </w:p>
    <w:p w14:paraId="525079A5" w14:textId="3262BEFD" w:rsidR="00FA15EC" w:rsidRDefault="007809B0" w:rsidP="00B64A3E">
      <w:pPr>
        <w:pStyle w:val="Titre1"/>
        <w:rPr>
          <w:color w:val="0D0D0D"/>
        </w:rPr>
      </w:pPr>
      <w:bookmarkStart w:id="1" w:name="_Toc45213906"/>
      <w:bookmarkStart w:id="2" w:name="_Toc45355083"/>
      <w:r>
        <w:rPr>
          <w:color w:val="0D0D0D"/>
        </w:rPr>
        <w:lastRenderedPageBreak/>
        <w:t>Introduction générale</w:t>
      </w:r>
      <w:bookmarkStart w:id="3" w:name="_Hlk42507601"/>
      <w:bookmarkEnd w:id="1"/>
      <w:bookmarkEnd w:id="2"/>
    </w:p>
    <w:p w14:paraId="1145B55F" w14:textId="77777777" w:rsidR="007847B0" w:rsidRDefault="007847B0" w:rsidP="00B64A3E">
      <w:pPr>
        <w:pStyle w:val="Titre1"/>
        <w:rPr>
          <w:color w:val="0D0D0D"/>
        </w:rPr>
      </w:pPr>
    </w:p>
    <w:p w14:paraId="0CA09F98" w14:textId="77777777" w:rsidR="00B64A3E" w:rsidRDefault="00B64A3E" w:rsidP="00B64A3E">
      <w:pPr>
        <w:pStyle w:val="Titre1"/>
      </w:pPr>
    </w:p>
    <w:p w14:paraId="002D2A1F" w14:textId="6686C250" w:rsidR="00FA15EC" w:rsidRDefault="00FA15EC" w:rsidP="00FA15EC">
      <w:pPr>
        <w:pStyle w:val="Corpsdetexte"/>
        <w:spacing w:line="360" w:lineRule="auto"/>
        <w:ind w:left="438" w:right="454"/>
        <w:jc w:val="both"/>
      </w:pPr>
      <w:r w:rsidRPr="00A91BA6">
        <w:t>La télémédecine est une forme de pratique médicale à distance utilisant les technologies de l'information et de la communication pour mettre en relation des patients ou des professionnels de la santé.</w:t>
      </w:r>
      <w:r w:rsidR="007B2E8E">
        <w:t xml:space="preserve"> </w:t>
      </w:r>
      <w:r w:rsidRPr="00A91BA6">
        <w:t>C’est une autre manière de soigner qui a fait évoluer la médecine pour répondre à des défis tels que le suivi approfondi des maladies chroniques.</w:t>
      </w:r>
    </w:p>
    <w:p w14:paraId="5AD9638F" w14:textId="77777777" w:rsidR="00C519CC" w:rsidRDefault="00C519CC" w:rsidP="00FA15EC">
      <w:pPr>
        <w:pStyle w:val="Corpsdetexte"/>
        <w:spacing w:line="360" w:lineRule="auto"/>
        <w:ind w:left="438" w:right="454"/>
        <w:jc w:val="both"/>
      </w:pPr>
    </w:p>
    <w:p w14:paraId="335BDF00" w14:textId="77777777" w:rsidR="00C519CC" w:rsidRDefault="00C519CC" w:rsidP="00C519CC">
      <w:pPr>
        <w:pStyle w:val="Corpsdetexte"/>
        <w:spacing w:line="360" w:lineRule="auto"/>
        <w:ind w:left="438" w:right="451"/>
        <w:jc w:val="both"/>
      </w:pPr>
      <w:r>
        <w:t xml:space="preserve">Dans ce contexte, on a pensé de </w:t>
      </w:r>
      <w:r w:rsidRPr="00A91BA6">
        <w:t>concevoir et mettre en place</w:t>
      </w:r>
      <w:r>
        <w:t xml:space="preserve"> une plateforme qui automatise le suivi de certaines maladies dangereuses tel que le cancer du sein, de la thyroïde etc. Cette plateforme doit avoir un grand nombre de données sur les patients dans le but de prédiction de ces maladies et donc de lutter contre.</w:t>
      </w:r>
    </w:p>
    <w:p w14:paraId="67AA310C" w14:textId="2E80CE0D" w:rsidR="0087622A" w:rsidRDefault="0087622A" w:rsidP="00FA15EC">
      <w:pPr>
        <w:pStyle w:val="Corpsdetexte"/>
        <w:spacing w:line="360" w:lineRule="auto"/>
        <w:ind w:left="438" w:right="454"/>
        <w:jc w:val="both"/>
      </w:pPr>
    </w:p>
    <w:p w14:paraId="5D1E58CC" w14:textId="38C6E6CA" w:rsidR="0087622A" w:rsidRDefault="0087622A" w:rsidP="0087622A">
      <w:pPr>
        <w:pStyle w:val="Corpsdetexte"/>
        <w:spacing w:line="360" w:lineRule="auto"/>
        <w:ind w:left="438" w:right="454"/>
        <w:jc w:val="both"/>
      </w:pPr>
      <w:r>
        <w:t>Ce projet s’intègre</w:t>
      </w:r>
      <w:r w:rsidR="00C519CC">
        <w:t xml:space="preserve">, en particulier, </w:t>
      </w:r>
      <w:r>
        <w:t>dans le domaine de la téléradiologie, qui signifie l’exercice à distance de la médecine radiologique. C’est l’une des applications de télémédecine présentant une des solutions au manque de praticiens radiologues dans certains territoires.</w:t>
      </w:r>
    </w:p>
    <w:p w14:paraId="704182BE" w14:textId="77777777" w:rsidR="0087622A" w:rsidRDefault="0087622A" w:rsidP="0087622A">
      <w:pPr>
        <w:pStyle w:val="Corpsdetexte"/>
        <w:spacing w:line="360" w:lineRule="auto"/>
        <w:ind w:left="438" w:right="454"/>
        <w:jc w:val="both"/>
      </w:pPr>
    </w:p>
    <w:p w14:paraId="1E6D8D0F" w14:textId="1C419DCC" w:rsidR="0087622A" w:rsidRPr="00A91BA6" w:rsidRDefault="0087622A" w:rsidP="0087622A">
      <w:pPr>
        <w:pStyle w:val="Corpsdetexte"/>
        <w:spacing w:line="360" w:lineRule="auto"/>
        <w:ind w:left="438" w:right="454"/>
        <w:jc w:val="both"/>
      </w:pPr>
      <w:r>
        <w:t xml:space="preserve">La téléradiologie ou téléimagerie médicale comprend principalement le télédiagnostic, qui consiste à organiser à distance et sous contrôle la réalisation d’un examen d’imagerie puis de l’interpréter et de rendre compte de son résultat ; et la </w:t>
      </w:r>
      <w:proofErr w:type="spellStart"/>
      <w:r>
        <w:t>téléexpertise</w:t>
      </w:r>
      <w:proofErr w:type="spellEnd"/>
      <w:r>
        <w:t>, qui permet à un professionnel médical de solliciter à distance l’avis d’un ou de plusieurs professionnels médicaux pour la prise en charge d’un patient.</w:t>
      </w:r>
    </w:p>
    <w:bookmarkEnd w:id="3"/>
    <w:p w14:paraId="124D0F11" w14:textId="33276ADA" w:rsidR="00FA15EC" w:rsidRDefault="00FA15EC">
      <w:pPr>
        <w:pStyle w:val="Corpsdetexte"/>
        <w:spacing w:before="5"/>
      </w:pPr>
    </w:p>
    <w:p w14:paraId="362206B1" w14:textId="2C40EA35" w:rsidR="00B14CE4" w:rsidRDefault="001755FB" w:rsidP="006F08BB">
      <w:pPr>
        <w:pStyle w:val="Corpsdetexte"/>
        <w:spacing w:line="360" w:lineRule="auto"/>
        <w:ind w:left="438" w:right="451"/>
        <w:jc w:val="both"/>
      </w:pPr>
      <w:r>
        <w:t>Pour</w:t>
      </w:r>
      <w:r w:rsidR="007809B0" w:rsidRPr="00A91BA6">
        <w:t xml:space="preserve"> </w:t>
      </w:r>
      <w:r w:rsidR="00FA15EC" w:rsidRPr="00A91BA6">
        <w:t>ce</w:t>
      </w:r>
      <w:r w:rsidR="007809B0" w:rsidRPr="00A91BA6">
        <w:t xml:space="preserve"> projet de fin d’étude</w:t>
      </w:r>
      <w:r>
        <w:t>, on</w:t>
      </w:r>
      <w:r w:rsidR="00B14CE4">
        <w:t xml:space="preserve"> va</w:t>
      </w:r>
      <w:r>
        <w:t xml:space="preserve"> </w:t>
      </w:r>
      <w:r w:rsidR="00C519CC" w:rsidRPr="00C519CC">
        <w:t xml:space="preserve">s’intéresser à un type spécifique d’examen, l’examen échographique de la thyroïde </w:t>
      </w:r>
      <w:r w:rsidR="00B14CE4">
        <w:t>a</w:t>
      </w:r>
      <w:r w:rsidR="00B14CE4" w:rsidRPr="00B14CE4">
        <w:t>ppelé aussi échographie thyroïdienne.</w:t>
      </w:r>
      <w:r>
        <w:t xml:space="preserve"> Le but de ce projet </w:t>
      </w:r>
      <w:r w:rsidR="00F06B8E">
        <w:t xml:space="preserve">est </w:t>
      </w:r>
      <w:r>
        <w:t xml:space="preserve">donc de développer </w:t>
      </w:r>
      <w:r w:rsidR="00FA15EC" w:rsidRPr="00A91BA6">
        <w:t>un</w:t>
      </w:r>
      <w:r w:rsidR="00E62ABB" w:rsidRPr="00A91BA6">
        <w:t>e application web qui</w:t>
      </w:r>
      <w:r w:rsidR="00FA15EC" w:rsidRPr="00A91BA6">
        <w:t xml:space="preserve"> permet à un </w:t>
      </w:r>
      <w:r w:rsidR="001D67D3">
        <w:t>radiologue</w:t>
      </w:r>
      <w:r w:rsidR="00C141D3" w:rsidRPr="00A91BA6">
        <w:t xml:space="preserve"> </w:t>
      </w:r>
      <w:r w:rsidR="00E62ABB" w:rsidRPr="00A91BA6">
        <w:t>d’entrer</w:t>
      </w:r>
      <w:r w:rsidR="00C141D3" w:rsidRPr="00A91BA6">
        <w:t xml:space="preserve"> les </w:t>
      </w:r>
      <w:r w:rsidR="00E62ABB" w:rsidRPr="00A91BA6">
        <w:t>résultats</w:t>
      </w:r>
      <w:r w:rsidR="00C141D3" w:rsidRPr="00A91BA6">
        <w:t xml:space="preserve"> des examens de l’échographie thyroïdienne </w:t>
      </w:r>
      <w:r w:rsidR="00E62ABB" w:rsidRPr="00A91BA6">
        <w:t>d</w:t>
      </w:r>
      <w:r w:rsidR="005F446B">
        <w:t>’un</w:t>
      </w:r>
      <w:r w:rsidR="00E62ABB" w:rsidRPr="00A91BA6">
        <w:t xml:space="preserve"> patient </w:t>
      </w:r>
      <w:r w:rsidR="00A91BA6" w:rsidRPr="00A91BA6">
        <w:t>pour</w:t>
      </w:r>
      <w:r w:rsidR="00E62ABB" w:rsidRPr="00A91BA6">
        <w:t xml:space="preserve"> lui </w:t>
      </w:r>
      <w:r w:rsidR="00A91BA6" w:rsidRPr="00A91BA6">
        <w:t>générer</w:t>
      </w:r>
      <w:r w:rsidR="00E62ABB" w:rsidRPr="00A91BA6">
        <w:t xml:space="preserve"> automatiquement l</w:t>
      </w:r>
      <w:r w:rsidR="00C141D3" w:rsidRPr="00A91BA6">
        <w:t xml:space="preserve">e compte rendu </w:t>
      </w:r>
      <w:r w:rsidR="00E62ABB" w:rsidRPr="00A91BA6">
        <w:t xml:space="preserve">correspondant. </w:t>
      </w:r>
    </w:p>
    <w:p w14:paraId="6A37C793" w14:textId="77777777" w:rsidR="00B14CE4" w:rsidRDefault="00B14CE4" w:rsidP="006F08BB">
      <w:pPr>
        <w:pStyle w:val="Corpsdetexte"/>
        <w:spacing w:line="360" w:lineRule="auto"/>
        <w:ind w:left="438" w:right="451"/>
        <w:jc w:val="both"/>
      </w:pPr>
    </w:p>
    <w:p w14:paraId="7A768C8E" w14:textId="75897A34" w:rsidR="00FA15EC" w:rsidRDefault="00E62ABB" w:rsidP="006F08BB">
      <w:pPr>
        <w:pStyle w:val="Corpsdetexte"/>
        <w:spacing w:line="360" w:lineRule="auto"/>
        <w:ind w:left="438" w:right="451"/>
        <w:jc w:val="both"/>
      </w:pPr>
      <w:r w:rsidRPr="00A91BA6">
        <w:t>Cette application permet</w:t>
      </w:r>
      <w:r w:rsidR="00C141D3" w:rsidRPr="00A91BA6">
        <w:t xml:space="preserve"> aussi </w:t>
      </w:r>
      <w:r w:rsidRPr="00A91BA6">
        <w:t>de consulter tous les</w:t>
      </w:r>
      <w:r w:rsidR="00C141D3" w:rsidRPr="00A91BA6">
        <w:t xml:space="preserve"> examens</w:t>
      </w:r>
      <w:r w:rsidRPr="00A91BA6">
        <w:t xml:space="preserve"> effectués auparavant</w:t>
      </w:r>
      <w:r w:rsidR="00A91BA6" w:rsidRPr="00A91BA6">
        <w:t xml:space="preserve"> pour tous les patients,</w:t>
      </w:r>
      <w:r w:rsidR="00A91BA6">
        <w:t xml:space="preserve"> ains</w:t>
      </w:r>
      <w:r w:rsidR="000520C6">
        <w:t>i</w:t>
      </w:r>
      <w:r w:rsidR="00A91BA6">
        <w:t xml:space="preserve"> </w:t>
      </w:r>
      <w:r w:rsidR="006F08BB">
        <w:t xml:space="preserve">que </w:t>
      </w:r>
      <w:r w:rsidRPr="00A91BA6">
        <w:t>la possibilité</w:t>
      </w:r>
      <w:r w:rsidR="00C141D3" w:rsidRPr="00A91BA6">
        <w:t xml:space="preserve"> de modifi</w:t>
      </w:r>
      <w:r w:rsidRPr="00A91BA6">
        <w:t>cation</w:t>
      </w:r>
      <w:r w:rsidR="00C141D3" w:rsidRPr="00A91BA6">
        <w:t xml:space="preserve"> ou </w:t>
      </w:r>
      <w:r w:rsidRPr="00A91BA6">
        <w:t>de suppression en cas de besoin.</w:t>
      </w:r>
    </w:p>
    <w:p w14:paraId="3DAB12BF" w14:textId="66FB0360" w:rsidR="00C519CC" w:rsidRDefault="00C519CC" w:rsidP="006F08BB">
      <w:pPr>
        <w:pStyle w:val="Corpsdetexte"/>
        <w:spacing w:line="360" w:lineRule="auto"/>
        <w:ind w:left="438" w:right="451"/>
        <w:jc w:val="both"/>
      </w:pPr>
    </w:p>
    <w:p w14:paraId="46BD597C" w14:textId="691EBB31" w:rsidR="00C519CC" w:rsidRDefault="00C519CC" w:rsidP="006F08BB">
      <w:pPr>
        <w:pStyle w:val="Corpsdetexte"/>
        <w:spacing w:line="360" w:lineRule="auto"/>
        <w:ind w:left="438" w:right="451"/>
        <w:jc w:val="both"/>
      </w:pPr>
    </w:p>
    <w:p w14:paraId="5B003C23" w14:textId="77777777" w:rsidR="00C519CC" w:rsidRPr="00A91BA6" w:rsidRDefault="00C519CC" w:rsidP="006F08BB">
      <w:pPr>
        <w:pStyle w:val="Corpsdetexte"/>
        <w:spacing w:line="360" w:lineRule="auto"/>
        <w:ind w:left="438" w:right="451"/>
        <w:jc w:val="both"/>
      </w:pPr>
    </w:p>
    <w:p w14:paraId="29BE43F6" w14:textId="77777777" w:rsidR="001B28F2" w:rsidRPr="00A91BA6" w:rsidRDefault="001B28F2">
      <w:pPr>
        <w:pStyle w:val="Corpsdetexte"/>
        <w:spacing w:before="6"/>
      </w:pPr>
    </w:p>
    <w:p w14:paraId="03420BD0" w14:textId="02837D4F" w:rsidR="001B28F2" w:rsidRPr="006E2F12" w:rsidRDefault="007809B0">
      <w:pPr>
        <w:pStyle w:val="Corpsdetexte"/>
        <w:spacing w:line="360" w:lineRule="auto"/>
        <w:ind w:left="438" w:right="455"/>
        <w:jc w:val="both"/>
      </w:pPr>
      <w:r w:rsidRPr="006E2F12">
        <w:t>Le présent rapport synthétise tout le travail effectué durant ce projet. Il sera organisé en trois chapitres :</w:t>
      </w:r>
    </w:p>
    <w:p w14:paraId="17CBDD11" w14:textId="77777777" w:rsidR="001B28F2" w:rsidRPr="006E2F12" w:rsidRDefault="001B28F2">
      <w:pPr>
        <w:pStyle w:val="Corpsdetexte"/>
        <w:spacing w:before="2"/>
      </w:pPr>
    </w:p>
    <w:p w14:paraId="02EC98FE" w14:textId="549FED2D" w:rsidR="001B28F2" w:rsidRPr="006E2F12" w:rsidRDefault="007809B0">
      <w:pPr>
        <w:pStyle w:val="Corpsdetexte"/>
        <w:spacing w:line="360" w:lineRule="auto"/>
        <w:ind w:left="438" w:right="463"/>
        <w:jc w:val="both"/>
      </w:pPr>
      <w:r w:rsidRPr="006E2F12">
        <w:t xml:space="preserve">Le premier chapitre est consacré pour </w:t>
      </w:r>
      <w:r w:rsidR="006F08BB" w:rsidRPr="006E2F12">
        <w:t xml:space="preserve">présenter le </w:t>
      </w:r>
      <w:r w:rsidRPr="006E2F12">
        <w:t>projet.</w:t>
      </w:r>
    </w:p>
    <w:p w14:paraId="49B5FB26" w14:textId="77777777" w:rsidR="001B28F2" w:rsidRPr="006E2F12" w:rsidRDefault="001B28F2">
      <w:pPr>
        <w:pStyle w:val="Corpsdetexte"/>
        <w:spacing w:before="5"/>
      </w:pPr>
    </w:p>
    <w:p w14:paraId="6570C775" w14:textId="520953A9" w:rsidR="001B28F2" w:rsidRPr="006E2F12" w:rsidRDefault="007809B0">
      <w:pPr>
        <w:pStyle w:val="Corpsdetexte"/>
        <w:spacing w:line="360" w:lineRule="auto"/>
        <w:ind w:left="438" w:right="453"/>
        <w:jc w:val="both"/>
      </w:pPr>
      <w:r w:rsidRPr="006E2F12">
        <w:t>Le deuxième</w:t>
      </w:r>
      <w:r w:rsidR="0082311E">
        <w:t xml:space="preserve"> chapitre</w:t>
      </w:r>
      <w:r w:rsidRPr="006E2F12">
        <w:t xml:space="preserve"> </w:t>
      </w:r>
      <w:r w:rsidR="0082311E">
        <w:t xml:space="preserve">aborde la phase d’analyse qui va dégager les besoins fonctionnelles et non fonctionnelles du projet. </w:t>
      </w:r>
      <w:r w:rsidR="00DA1F41">
        <w:t>Ainsi on</w:t>
      </w:r>
      <w:r w:rsidR="0082311E">
        <w:t xml:space="preserve"> propos</w:t>
      </w:r>
      <w:r w:rsidR="00DA1F41">
        <w:t>e</w:t>
      </w:r>
      <w:r w:rsidR="0082311E">
        <w:t xml:space="preserve"> par rapport à cela une conception de la solution à proposer.</w:t>
      </w:r>
    </w:p>
    <w:p w14:paraId="32A0BE81" w14:textId="77777777" w:rsidR="001B28F2" w:rsidRPr="006E2F12" w:rsidRDefault="001B28F2">
      <w:pPr>
        <w:pStyle w:val="Corpsdetexte"/>
        <w:spacing w:before="3"/>
      </w:pPr>
    </w:p>
    <w:p w14:paraId="5BB91D06" w14:textId="2ED5D7E8" w:rsidR="001B28F2" w:rsidRPr="006E2F12" w:rsidRDefault="007809B0">
      <w:pPr>
        <w:pStyle w:val="Corpsdetexte"/>
        <w:spacing w:line="360" w:lineRule="auto"/>
        <w:ind w:left="438" w:right="458"/>
        <w:jc w:val="both"/>
      </w:pPr>
      <w:r w:rsidRPr="006E2F12">
        <w:t>Le troisième chapitre décrit l’environnement de développement et détaille les différentes étapes de la mise en</w:t>
      </w:r>
      <w:r w:rsidR="0082311E">
        <w:t xml:space="preserve"> œuvre</w:t>
      </w:r>
      <w:r w:rsidRPr="006E2F12">
        <w:t>.</w:t>
      </w:r>
    </w:p>
    <w:p w14:paraId="679B57ED" w14:textId="77777777" w:rsidR="001B28F2" w:rsidRPr="006E2F12" w:rsidRDefault="001B28F2">
      <w:pPr>
        <w:pStyle w:val="Corpsdetexte"/>
        <w:spacing w:before="5"/>
      </w:pPr>
    </w:p>
    <w:p w14:paraId="4D891CC0" w14:textId="7050A6B5" w:rsidR="001B28F2" w:rsidRPr="006E2F12" w:rsidRDefault="007809B0">
      <w:pPr>
        <w:pStyle w:val="Corpsdetexte"/>
        <w:spacing w:line="360" w:lineRule="auto"/>
        <w:ind w:left="438" w:right="459"/>
        <w:jc w:val="both"/>
      </w:pPr>
      <w:r w:rsidRPr="006E2F12">
        <w:t xml:space="preserve">Finalement, </w:t>
      </w:r>
      <w:r w:rsidR="00A91BA6" w:rsidRPr="006E2F12">
        <w:t>on</w:t>
      </w:r>
      <w:r w:rsidRPr="006E2F12">
        <w:t xml:space="preserve"> clôtur</w:t>
      </w:r>
      <w:r w:rsidR="00A91BA6" w:rsidRPr="006E2F12">
        <w:t>e</w:t>
      </w:r>
      <w:r w:rsidRPr="006E2F12">
        <w:t xml:space="preserve"> le rapport par une conclusion qui offre une synthèse </w:t>
      </w:r>
      <w:r w:rsidR="0082311E">
        <w:t>sur le</w:t>
      </w:r>
      <w:r w:rsidRPr="006E2F12">
        <w:t xml:space="preserve"> travail réalisé.</w:t>
      </w:r>
    </w:p>
    <w:p w14:paraId="2020E30B" w14:textId="77777777" w:rsidR="001B28F2" w:rsidRDefault="001B28F2">
      <w:pPr>
        <w:spacing w:line="360" w:lineRule="auto"/>
        <w:jc w:val="both"/>
        <w:sectPr w:rsidR="001B28F2">
          <w:footerReference w:type="default" r:id="rId21"/>
          <w:pgSz w:w="11910" w:h="16840"/>
          <w:pgMar w:top="1360" w:right="960" w:bottom="1240" w:left="980" w:header="0" w:footer="1048" w:gutter="0"/>
          <w:pgNumType w:start="1"/>
          <w:cols w:space="720"/>
        </w:sectPr>
      </w:pPr>
    </w:p>
    <w:p w14:paraId="537B6241" w14:textId="5E309AC3" w:rsidR="001B28F2" w:rsidRPr="00433859" w:rsidRDefault="007809B0" w:rsidP="00433859">
      <w:pPr>
        <w:pStyle w:val="Titre1"/>
        <w:rPr>
          <w:sz w:val="56"/>
          <w:szCs w:val="56"/>
        </w:rPr>
      </w:pPr>
      <w:bookmarkStart w:id="4" w:name="_Toc45213907"/>
      <w:bookmarkStart w:id="5" w:name="_Toc45355084"/>
      <w:r w:rsidRPr="00433859">
        <w:rPr>
          <w:sz w:val="56"/>
          <w:szCs w:val="56"/>
        </w:rPr>
        <w:lastRenderedPageBreak/>
        <w:t>Chapitre 1 :</w:t>
      </w:r>
      <w:r w:rsidR="00433859" w:rsidRPr="00433859">
        <w:rPr>
          <w:sz w:val="56"/>
          <w:szCs w:val="56"/>
        </w:rPr>
        <w:t xml:space="preserve"> </w:t>
      </w:r>
      <w:r w:rsidRPr="00433859">
        <w:rPr>
          <w:sz w:val="56"/>
          <w:szCs w:val="56"/>
        </w:rPr>
        <w:t>Présentation</w:t>
      </w:r>
      <w:bookmarkEnd w:id="4"/>
      <w:bookmarkEnd w:id="5"/>
      <w:r w:rsidRPr="00433859">
        <w:rPr>
          <w:sz w:val="56"/>
          <w:szCs w:val="56"/>
        </w:rPr>
        <w:t xml:space="preserve"> </w:t>
      </w:r>
    </w:p>
    <w:p w14:paraId="3F752A8F" w14:textId="77777777" w:rsidR="001B28F2" w:rsidRDefault="001B28F2">
      <w:pPr>
        <w:spacing w:line="360" w:lineRule="auto"/>
        <w:rPr>
          <w:rFonts w:ascii="Caladea" w:hAnsi="Caladea"/>
          <w:sz w:val="70"/>
        </w:rPr>
        <w:sectPr w:rsidR="001B28F2" w:rsidSect="00BC2CBC">
          <w:pgSz w:w="11910" w:h="16840"/>
          <w:pgMar w:top="1582" w:right="958" w:bottom="1242" w:left="981" w:header="0" w:footer="1049" w:gutter="0"/>
          <w:cols w:space="720"/>
          <w:vAlign w:val="center"/>
        </w:sectPr>
      </w:pPr>
    </w:p>
    <w:p w14:paraId="2568B4F4" w14:textId="3D103861" w:rsidR="00651B00" w:rsidRDefault="007809B0" w:rsidP="00F2021F">
      <w:pPr>
        <w:pStyle w:val="Titre2"/>
        <w:spacing w:before="79"/>
        <w:ind w:left="438"/>
        <w:rPr>
          <w:color w:val="0D0D0D"/>
        </w:rPr>
      </w:pPr>
      <w:bookmarkStart w:id="6" w:name="_Toc45213908"/>
      <w:bookmarkStart w:id="7" w:name="_Toc45355085"/>
      <w:r>
        <w:rPr>
          <w:color w:val="0D0D0D"/>
        </w:rPr>
        <w:lastRenderedPageBreak/>
        <w:t>Introduction</w:t>
      </w:r>
      <w:bookmarkEnd w:id="6"/>
      <w:bookmarkEnd w:id="7"/>
    </w:p>
    <w:p w14:paraId="54E79361" w14:textId="64C72906" w:rsidR="00F2021F" w:rsidRPr="006E2F12" w:rsidRDefault="00A825B5" w:rsidP="00F2021F">
      <w:pPr>
        <w:pStyle w:val="Corpsdetexte"/>
        <w:spacing w:before="182" w:line="360" w:lineRule="auto"/>
        <w:ind w:left="438" w:right="453"/>
        <w:jc w:val="both"/>
      </w:pPr>
      <w:r w:rsidRPr="006E2F12">
        <w:t>Ce présent chapitre constitue une étape préliminaire pour l’étude et le développement d’un</w:t>
      </w:r>
      <w:r w:rsidR="00734F34">
        <w:t>e</w:t>
      </w:r>
      <w:r w:rsidRPr="006E2F12">
        <w:t xml:space="preserve"> </w:t>
      </w:r>
      <w:r w:rsidR="00734F34">
        <w:t>application</w:t>
      </w:r>
      <w:r w:rsidRPr="006E2F12">
        <w:t xml:space="preserve"> web. Cette première partie sera réservée pour présenter une analyse préalable d</w:t>
      </w:r>
      <w:r w:rsidR="00B87895" w:rsidRPr="006E2F12">
        <w:t>u</w:t>
      </w:r>
      <w:r w:rsidRPr="006E2F12">
        <w:t xml:space="preserve"> projet.</w:t>
      </w:r>
    </w:p>
    <w:p w14:paraId="3EEF24F7" w14:textId="77777777" w:rsidR="002567B2" w:rsidRDefault="002567B2" w:rsidP="000B0436">
      <w:pPr>
        <w:pStyle w:val="Corpsdetexte"/>
        <w:spacing w:before="182" w:line="360" w:lineRule="auto"/>
        <w:ind w:left="438" w:right="453"/>
        <w:jc w:val="both"/>
      </w:pPr>
    </w:p>
    <w:p w14:paraId="5FEED702" w14:textId="13584FE8" w:rsidR="00063524" w:rsidRPr="00063524" w:rsidRDefault="007809B0" w:rsidP="00063524">
      <w:pPr>
        <w:pStyle w:val="Titre2"/>
        <w:numPr>
          <w:ilvl w:val="0"/>
          <w:numId w:val="4"/>
        </w:numPr>
        <w:tabs>
          <w:tab w:val="left" w:pos="773"/>
        </w:tabs>
        <w:ind w:hanging="335"/>
      </w:pPr>
      <w:bookmarkStart w:id="8" w:name="_Toc45213909"/>
      <w:bookmarkStart w:id="9" w:name="_Toc45355086"/>
      <w:r>
        <w:rPr>
          <w:color w:val="0D0D0D"/>
        </w:rPr>
        <w:t>Cadre général du</w:t>
      </w:r>
      <w:r>
        <w:rPr>
          <w:color w:val="0D0D0D"/>
          <w:spacing w:val="3"/>
        </w:rPr>
        <w:t xml:space="preserve"> </w:t>
      </w:r>
      <w:r>
        <w:rPr>
          <w:color w:val="0D0D0D"/>
        </w:rPr>
        <w:t>projet</w:t>
      </w:r>
      <w:bookmarkEnd w:id="8"/>
      <w:bookmarkEnd w:id="9"/>
    </w:p>
    <w:p w14:paraId="3DFE35EC" w14:textId="14A09D69" w:rsidR="00063524" w:rsidRPr="00BE1378" w:rsidRDefault="00063524" w:rsidP="00063524">
      <w:pPr>
        <w:pStyle w:val="Titre2"/>
        <w:tabs>
          <w:tab w:val="left" w:pos="773"/>
        </w:tabs>
      </w:pPr>
    </w:p>
    <w:p w14:paraId="21C5E5E7" w14:textId="53C54CAE" w:rsidR="002567B2" w:rsidRDefault="00084E0C" w:rsidP="00DA1F41">
      <w:pPr>
        <w:pStyle w:val="Titre3"/>
        <w:numPr>
          <w:ilvl w:val="1"/>
          <w:numId w:val="1"/>
        </w:numPr>
        <w:tabs>
          <w:tab w:val="left" w:pos="962"/>
        </w:tabs>
        <w:spacing w:before="207"/>
        <w:ind w:hanging="524"/>
      </w:pPr>
      <w:bookmarkStart w:id="10" w:name="_Toc45213910"/>
      <w:bookmarkStart w:id="11" w:name="_Toc45355087"/>
      <w:r>
        <w:rPr>
          <w:noProof/>
          <w:lang w:eastAsia="fr-FR"/>
        </w:rPr>
        <mc:AlternateContent>
          <mc:Choice Requires="wps">
            <w:drawing>
              <wp:anchor distT="0" distB="0" distL="114300" distR="114300" simplePos="0" relativeHeight="251673088" behindDoc="0" locked="0" layoutInCell="1" allowOverlap="1" wp14:anchorId="5745AABB" wp14:editId="041925A1">
                <wp:simplePos x="0" y="0"/>
                <wp:positionH relativeFrom="column">
                  <wp:posOffset>3959225</wp:posOffset>
                </wp:positionH>
                <wp:positionV relativeFrom="paragraph">
                  <wp:posOffset>2226310</wp:posOffset>
                </wp:positionV>
                <wp:extent cx="2316480" cy="335280"/>
                <wp:effectExtent l="0" t="0" r="0" b="0"/>
                <wp:wrapSquare wrapText="bothSides"/>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3B39B" w14:textId="7146C93C" w:rsidR="0087095F" w:rsidRPr="003A45BC" w:rsidRDefault="0087095F" w:rsidP="00650FBE">
                            <w:pPr>
                              <w:pStyle w:val="Lgende"/>
                              <w:rPr>
                                <w:rFonts w:ascii="Caladea" w:eastAsia="Caladea" w:hAnsi="Caladea" w:cs="Caladea"/>
                                <w:b/>
                                <w:bCs/>
                                <w:noProof/>
                                <w:color w:val="auto"/>
                                <w:sz w:val="28"/>
                                <w:szCs w:val="2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45AABB" id="Text Box 34" o:spid="_x0000_s1027" type="#_x0000_t202" style="position:absolute;left:0;text-align:left;margin-left:311.75pt;margin-top:175.3pt;width:182.4pt;height:26.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" stroked="f">
                <v:textbox style="mso-fit-shape-to-text:t" inset="0,0,0,0">
                  <w:txbxContent>
                    <w:p w14:paraId="26B3B39B" w14:textId="7146C93C" w:rsidR="0087095F" w:rsidRPr="003A45BC" w:rsidRDefault="0087095F" w:rsidP="00650FBE">
                      <w:pPr>
                        <w:pStyle w:val="Lgende"/>
                        <w:rPr>
                          <w:rFonts w:ascii="Caladea" w:eastAsia="Caladea" w:hAnsi="Caladea" w:cs="Caladea"/>
                          <w:b/>
                          <w:bCs/>
                          <w:noProof/>
                          <w:color w:val="auto"/>
                          <w:sz w:val="28"/>
                          <w:szCs w:val="28"/>
                        </w:rPr>
                      </w:pPr>
                    </w:p>
                  </w:txbxContent>
                </v:textbox>
                <w10:wrap type="square"/>
              </v:shape>
            </w:pict>
          </mc:Fallback>
        </mc:AlternateContent>
      </w:r>
      <w:r w:rsidR="00063524">
        <w:rPr>
          <w:noProof/>
          <w:lang w:eastAsia="fr-FR"/>
        </w:rPr>
        <w:drawing>
          <wp:anchor distT="0" distB="0" distL="114300" distR="114300" simplePos="0" relativeHeight="251649536" behindDoc="1" locked="0" layoutInCell="1" allowOverlap="1" wp14:anchorId="143C5B93" wp14:editId="4CC653D4">
            <wp:simplePos x="0" y="0"/>
            <wp:positionH relativeFrom="column">
              <wp:posOffset>3959225</wp:posOffset>
            </wp:positionH>
            <wp:positionV relativeFrom="paragraph">
              <wp:posOffset>54610</wp:posOffset>
            </wp:positionV>
            <wp:extent cx="2316480" cy="2114550"/>
            <wp:effectExtent l="0" t="0" r="0" b="0"/>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organe_0.jpg"/>
                    <pic:cNvPicPr/>
                  </pic:nvPicPr>
                  <pic:blipFill>
                    <a:blip r:embed="rId22">
                      <a:extLst>
                        <a:ext uri="{28A0092B-C50C-407E-A947-70E740481C1C}">
                          <a14:useLocalDpi xmlns:a14="http://schemas.microsoft.com/office/drawing/2010/main" val="0"/>
                        </a:ext>
                      </a:extLst>
                    </a:blip>
                    <a:stretch>
                      <a:fillRect/>
                    </a:stretch>
                  </pic:blipFill>
                  <pic:spPr>
                    <a:xfrm>
                      <a:off x="0" y="0"/>
                      <a:ext cx="2316480" cy="2114550"/>
                    </a:xfrm>
                    <a:prstGeom prst="rect">
                      <a:avLst/>
                    </a:prstGeom>
                  </pic:spPr>
                </pic:pic>
              </a:graphicData>
            </a:graphic>
            <wp14:sizeRelH relativeFrom="margin">
              <wp14:pctWidth>0</wp14:pctWidth>
            </wp14:sizeRelH>
            <wp14:sizeRelV relativeFrom="margin">
              <wp14:pctHeight>0</wp14:pctHeight>
            </wp14:sizeRelV>
          </wp:anchor>
        </w:drawing>
      </w:r>
      <w:r w:rsidR="002567B2">
        <w:t>La glande Thyroïde</w:t>
      </w:r>
      <w:bookmarkEnd w:id="10"/>
      <w:bookmarkEnd w:id="11"/>
    </w:p>
    <w:p w14:paraId="622173CF" w14:textId="390058F3" w:rsidR="00063524" w:rsidRDefault="00063524" w:rsidP="00063524">
      <w:pPr>
        <w:pStyle w:val="Titre3"/>
        <w:tabs>
          <w:tab w:val="left" w:pos="962"/>
        </w:tabs>
        <w:spacing w:before="207"/>
      </w:pPr>
    </w:p>
    <w:p w14:paraId="57E81F50" w14:textId="19E74279" w:rsidR="00B3223B" w:rsidRDefault="00B3223B" w:rsidP="00B3223B">
      <w:pPr>
        <w:pStyle w:val="Titre4"/>
        <w:numPr>
          <w:ilvl w:val="2"/>
          <w:numId w:val="1"/>
        </w:numPr>
        <w:tabs>
          <w:tab w:val="left" w:pos="1082"/>
        </w:tabs>
        <w:spacing w:before="140"/>
        <w:ind w:hanging="644"/>
        <w:rPr>
          <w:rFonts w:ascii="Times New Roman" w:hAnsi="Times New Roman" w:cs="Times New Roman"/>
        </w:rPr>
      </w:pPr>
      <w:bookmarkStart w:id="12" w:name="_Toc45213911"/>
      <w:bookmarkStart w:id="13" w:name="_Toc45355088"/>
      <w:r w:rsidRPr="00B3223B">
        <w:rPr>
          <w:rFonts w:ascii="Times New Roman" w:hAnsi="Times New Roman" w:cs="Times New Roman"/>
        </w:rPr>
        <w:t>Définition</w:t>
      </w:r>
      <w:bookmarkEnd w:id="12"/>
      <w:bookmarkEnd w:id="13"/>
      <w:r w:rsidRPr="00B3223B">
        <w:rPr>
          <w:rFonts w:ascii="Times New Roman" w:hAnsi="Times New Roman" w:cs="Times New Roman"/>
        </w:rPr>
        <w:t> </w:t>
      </w:r>
    </w:p>
    <w:p w14:paraId="1E5C0360" w14:textId="5EF5FF34" w:rsidR="00820362" w:rsidRDefault="00084E0C" w:rsidP="00063524">
      <w:pPr>
        <w:pStyle w:val="Corpsdetexte"/>
        <w:spacing w:before="160" w:line="360" w:lineRule="auto"/>
        <w:ind w:left="438" w:right="454"/>
      </w:pPr>
      <w:r>
        <w:rPr>
          <w:noProof/>
          <w:lang w:eastAsia="fr-FR"/>
        </w:rPr>
        <mc:AlternateContent>
          <mc:Choice Requires="wps">
            <w:drawing>
              <wp:anchor distT="0" distB="0" distL="114300" distR="114300" simplePos="0" relativeHeight="251685376" behindDoc="0" locked="0" layoutInCell="1" allowOverlap="1" wp14:anchorId="67D40B53" wp14:editId="01637116">
                <wp:simplePos x="0" y="0"/>
                <wp:positionH relativeFrom="column">
                  <wp:posOffset>4264025</wp:posOffset>
                </wp:positionH>
                <wp:positionV relativeFrom="paragraph">
                  <wp:posOffset>1308100</wp:posOffset>
                </wp:positionV>
                <wp:extent cx="1706880" cy="302260"/>
                <wp:effectExtent l="0" t="0" r="0" b="0"/>
                <wp:wrapSquare wrapText="bothSides"/>
                <wp:docPr id="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35E1F" w14:textId="46468737" w:rsidR="0087095F" w:rsidRPr="00650FBE" w:rsidRDefault="0087095F" w:rsidP="00650FBE">
                            <w:pPr>
                              <w:pStyle w:val="Lgende"/>
                              <w:jc w:val="center"/>
                              <w:rPr>
                                <w:rFonts w:ascii="Caladea" w:eastAsia="Caladea" w:hAnsi="Caladea" w:cs="Caladea"/>
                                <w:b/>
                                <w:bCs/>
                                <w:noProof/>
                                <w:color w:val="000000" w:themeColor="text1"/>
                                <w:sz w:val="24"/>
                                <w:szCs w:val="24"/>
                              </w:rPr>
                            </w:pPr>
                            <w:bookmarkStart w:id="14" w:name="_Hlk45211271"/>
                            <w:bookmarkStart w:id="15" w:name="_Hlk45211272"/>
                            <w:bookmarkStart w:id="16" w:name="_Hlk45211273"/>
                            <w:bookmarkStart w:id="17" w:name="_Hlk45211274"/>
                            <w:bookmarkStart w:id="18" w:name="_Hlk45211275"/>
                            <w:bookmarkStart w:id="19" w:name="_Hlk45211276"/>
                            <w:bookmarkStart w:id="20" w:name="_Hlk45211277"/>
                            <w:bookmarkStart w:id="21" w:name="_Hlk45211278"/>
                            <w:bookmarkStart w:id="22" w:name="_Toc45315461"/>
                            <w:bookmarkStart w:id="23" w:name="_Toc45315697"/>
                            <w:r w:rsidRPr="00650FBE">
                              <w:rPr>
                                <w:color w:val="000000" w:themeColor="text1"/>
                                <w:sz w:val="24"/>
                                <w:szCs w:val="24"/>
                              </w:rPr>
                              <w:t xml:space="preserve">Figure </w:t>
                            </w:r>
                            <w:r w:rsidRPr="00650FBE">
                              <w:rPr>
                                <w:color w:val="000000" w:themeColor="text1"/>
                                <w:sz w:val="24"/>
                                <w:szCs w:val="24"/>
                              </w:rPr>
                              <w:fldChar w:fldCharType="begin"/>
                            </w:r>
                            <w:r w:rsidRPr="00650FBE">
                              <w:rPr>
                                <w:color w:val="000000" w:themeColor="text1"/>
                                <w:sz w:val="24"/>
                                <w:szCs w:val="24"/>
                              </w:rPr>
                              <w:instrText xml:space="preserve"> SEQ Figure \* ARABIC </w:instrText>
                            </w:r>
                            <w:r w:rsidRPr="00650FBE">
                              <w:rPr>
                                <w:color w:val="000000" w:themeColor="text1"/>
                                <w:sz w:val="24"/>
                                <w:szCs w:val="24"/>
                              </w:rPr>
                              <w:fldChar w:fldCharType="separate"/>
                            </w:r>
                            <w:r>
                              <w:rPr>
                                <w:noProof/>
                                <w:color w:val="000000" w:themeColor="text1"/>
                                <w:sz w:val="24"/>
                                <w:szCs w:val="24"/>
                              </w:rPr>
                              <w:t>1</w:t>
                            </w:r>
                            <w:r w:rsidRPr="00650FBE">
                              <w:rPr>
                                <w:color w:val="000000" w:themeColor="text1"/>
                                <w:sz w:val="24"/>
                                <w:szCs w:val="24"/>
                              </w:rPr>
                              <w:fldChar w:fldCharType="end"/>
                            </w:r>
                            <w:r w:rsidRPr="00650FBE">
                              <w:rPr>
                                <w:color w:val="000000" w:themeColor="text1"/>
                                <w:sz w:val="24"/>
                                <w:szCs w:val="24"/>
                              </w:rPr>
                              <w:t xml:space="preserve"> : glande thyroïde</w:t>
                            </w:r>
                            <w:bookmarkEnd w:id="14"/>
                            <w:bookmarkEnd w:id="15"/>
                            <w:bookmarkEnd w:id="16"/>
                            <w:bookmarkEnd w:id="17"/>
                            <w:bookmarkEnd w:id="18"/>
                            <w:bookmarkEnd w:id="19"/>
                            <w:bookmarkEnd w:id="20"/>
                            <w:bookmarkEnd w:id="21"/>
                            <w:bookmarkEnd w:id="22"/>
                            <w:bookmarkEnd w:id="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D40B53" id="Text Box 40" o:spid="_x0000_s1028" type="#_x0000_t202" style="position:absolute;left:0;text-align:left;margin-left:335.75pt;margin-top:103pt;width:134.4pt;height:2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jj6fAIAAAg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" stroked="f">
                <v:textbox style="mso-fit-shape-to-text:t" inset="0,0,0,0">
                  <w:txbxContent>
                    <w:p w14:paraId="4CC35E1F" w14:textId="46468737" w:rsidR="0087095F" w:rsidRPr="00650FBE" w:rsidRDefault="0087095F" w:rsidP="00650FBE">
                      <w:pPr>
                        <w:pStyle w:val="Lgende"/>
                        <w:jc w:val="center"/>
                        <w:rPr>
                          <w:rFonts w:ascii="Caladea" w:eastAsia="Caladea" w:hAnsi="Caladea" w:cs="Caladea"/>
                          <w:b/>
                          <w:bCs/>
                          <w:noProof/>
                          <w:color w:val="000000" w:themeColor="text1"/>
                          <w:sz w:val="24"/>
                          <w:szCs w:val="24"/>
                        </w:rPr>
                      </w:pPr>
                      <w:bookmarkStart w:id="24" w:name="_Hlk45211271"/>
                      <w:bookmarkStart w:id="25" w:name="_Hlk45211272"/>
                      <w:bookmarkStart w:id="26" w:name="_Hlk45211273"/>
                      <w:bookmarkStart w:id="27" w:name="_Hlk45211274"/>
                      <w:bookmarkStart w:id="28" w:name="_Hlk45211275"/>
                      <w:bookmarkStart w:id="29" w:name="_Hlk45211276"/>
                      <w:bookmarkStart w:id="30" w:name="_Hlk45211277"/>
                      <w:bookmarkStart w:id="31" w:name="_Hlk45211278"/>
                      <w:bookmarkStart w:id="32" w:name="_Toc45315461"/>
                      <w:bookmarkStart w:id="33" w:name="_Toc45315697"/>
                      <w:r w:rsidRPr="00650FBE">
                        <w:rPr>
                          <w:color w:val="000000" w:themeColor="text1"/>
                          <w:sz w:val="24"/>
                          <w:szCs w:val="24"/>
                        </w:rPr>
                        <w:t xml:space="preserve">Figure </w:t>
                      </w:r>
                      <w:r w:rsidRPr="00650FBE">
                        <w:rPr>
                          <w:color w:val="000000" w:themeColor="text1"/>
                          <w:sz w:val="24"/>
                          <w:szCs w:val="24"/>
                        </w:rPr>
                        <w:fldChar w:fldCharType="begin"/>
                      </w:r>
                      <w:r w:rsidRPr="00650FBE">
                        <w:rPr>
                          <w:color w:val="000000" w:themeColor="text1"/>
                          <w:sz w:val="24"/>
                          <w:szCs w:val="24"/>
                        </w:rPr>
                        <w:instrText xml:space="preserve"> SEQ Figure \* ARABIC </w:instrText>
                      </w:r>
                      <w:r w:rsidRPr="00650FBE">
                        <w:rPr>
                          <w:color w:val="000000" w:themeColor="text1"/>
                          <w:sz w:val="24"/>
                          <w:szCs w:val="24"/>
                        </w:rPr>
                        <w:fldChar w:fldCharType="separate"/>
                      </w:r>
                      <w:r>
                        <w:rPr>
                          <w:noProof/>
                          <w:color w:val="000000" w:themeColor="text1"/>
                          <w:sz w:val="24"/>
                          <w:szCs w:val="24"/>
                        </w:rPr>
                        <w:t>1</w:t>
                      </w:r>
                      <w:r w:rsidRPr="00650FBE">
                        <w:rPr>
                          <w:color w:val="000000" w:themeColor="text1"/>
                          <w:sz w:val="24"/>
                          <w:szCs w:val="24"/>
                        </w:rPr>
                        <w:fldChar w:fldCharType="end"/>
                      </w:r>
                      <w:r w:rsidRPr="00650FBE">
                        <w:rPr>
                          <w:color w:val="000000" w:themeColor="text1"/>
                          <w:sz w:val="24"/>
                          <w:szCs w:val="24"/>
                        </w:rPr>
                        <w:t xml:space="preserve"> : glande thyroïde</w:t>
                      </w:r>
                      <w:bookmarkEnd w:id="24"/>
                      <w:bookmarkEnd w:id="25"/>
                      <w:bookmarkEnd w:id="26"/>
                      <w:bookmarkEnd w:id="27"/>
                      <w:bookmarkEnd w:id="28"/>
                      <w:bookmarkEnd w:id="29"/>
                      <w:bookmarkEnd w:id="30"/>
                      <w:bookmarkEnd w:id="31"/>
                      <w:bookmarkEnd w:id="32"/>
                      <w:bookmarkEnd w:id="33"/>
                    </w:p>
                  </w:txbxContent>
                </v:textbox>
                <w10:wrap type="square"/>
              </v:shape>
            </w:pict>
          </mc:Fallback>
        </mc:AlternateContent>
      </w:r>
      <w:r w:rsidR="00820362" w:rsidRPr="00820362">
        <w:t xml:space="preserve">La thyroïde est une petite glande de quelques dizaines de grammes située à la base du cou, en avant de la trachée, au niveau du larynx. Ce petit organe est formé de deux lobes reliés ensemble par un isthme. </w:t>
      </w:r>
    </w:p>
    <w:p w14:paraId="6EDC7B60" w14:textId="5C3B6837" w:rsidR="000C10F6" w:rsidRDefault="00084E0C" w:rsidP="00063524">
      <w:pPr>
        <w:pStyle w:val="Corpsdetexte"/>
        <w:spacing w:before="160" w:line="360" w:lineRule="auto"/>
        <w:ind w:left="438" w:right="454"/>
      </w:pPr>
      <w:r>
        <w:rPr>
          <w:noProof/>
          <w:lang w:eastAsia="fr-FR"/>
        </w:rPr>
        <mc:AlternateContent>
          <mc:Choice Requires="wps">
            <w:drawing>
              <wp:anchor distT="0" distB="0" distL="114300" distR="114300" simplePos="0" relativeHeight="251658752" behindDoc="0" locked="0" layoutInCell="1" allowOverlap="1" wp14:anchorId="545EDE0F" wp14:editId="1AB63C7E">
                <wp:simplePos x="0" y="0"/>
                <wp:positionH relativeFrom="column">
                  <wp:posOffset>3949700</wp:posOffset>
                </wp:positionH>
                <wp:positionV relativeFrom="paragraph">
                  <wp:posOffset>44450</wp:posOffset>
                </wp:positionV>
                <wp:extent cx="2324100" cy="282575"/>
                <wp:effectExtent l="0" t="0" r="0" b="0"/>
                <wp:wrapSquare wrapText="bothSides"/>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82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BF665" w14:textId="77777777" w:rsidR="0087095F" w:rsidRDefault="0087095F" w:rsidP="00C83FCA">
                            <w:pPr>
                              <w:pStyle w:val="Corpsdetexte"/>
                              <w:spacing w:before="160" w:line="360" w:lineRule="auto"/>
                              <w:ind w:left="438" w:right="454"/>
                            </w:pPr>
                            <w:r>
                              <w:rPr>
                                <w:i/>
                                <w:iCs/>
                                <w:sz w:val="22"/>
                                <w:szCs w:val="22"/>
                              </w:rPr>
                              <w:t xml:space="preserve">Figure 1 : </w:t>
                            </w:r>
                            <w:r w:rsidRPr="00645FF1">
                              <w:rPr>
                                <w:i/>
                                <w:iCs/>
                                <w:sz w:val="22"/>
                                <w:szCs w:val="22"/>
                              </w:rPr>
                              <w:t>La glande thyroïde</w:t>
                            </w:r>
                          </w:p>
                          <w:p w14:paraId="5679BCBD" w14:textId="7A71B865" w:rsidR="0087095F" w:rsidRPr="00B86BC5" w:rsidRDefault="0087095F" w:rsidP="00C83FCA">
                            <w:pPr>
                              <w:pStyle w:val="Lgende"/>
                              <w:rPr>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EDE0F" id="Text Box 13" o:spid="_x0000_s1029" type="#_x0000_t202" style="position:absolute;left:0;text-align:left;margin-left:311pt;margin-top:3.5pt;width:183pt;height:2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" stroked="f">
                <v:textbox inset="0,0,0,0">
                  <w:txbxContent>
                    <w:p w14:paraId="77BBF665" w14:textId="77777777" w:rsidR="0087095F" w:rsidRDefault="0087095F" w:rsidP="00C83FCA">
                      <w:pPr>
                        <w:pStyle w:val="Corpsdetexte"/>
                        <w:spacing w:before="160" w:line="360" w:lineRule="auto"/>
                        <w:ind w:left="438" w:right="454"/>
                      </w:pPr>
                      <w:r>
                        <w:rPr>
                          <w:i/>
                          <w:iCs/>
                          <w:sz w:val="22"/>
                          <w:szCs w:val="22"/>
                        </w:rPr>
                        <w:t xml:space="preserve">Figure 1 : </w:t>
                      </w:r>
                      <w:r w:rsidRPr="00645FF1">
                        <w:rPr>
                          <w:i/>
                          <w:iCs/>
                          <w:sz w:val="22"/>
                          <w:szCs w:val="22"/>
                        </w:rPr>
                        <w:t>La glande thyroïde</w:t>
                      </w:r>
                    </w:p>
                    <w:p w14:paraId="5679BCBD" w14:textId="7A71B865" w:rsidR="0087095F" w:rsidRPr="00B86BC5" w:rsidRDefault="0087095F" w:rsidP="00C83FCA">
                      <w:pPr>
                        <w:pStyle w:val="Lgende"/>
                        <w:rPr>
                          <w:noProof/>
                          <w:sz w:val="24"/>
                          <w:szCs w:val="24"/>
                        </w:rPr>
                      </w:pPr>
                    </w:p>
                  </w:txbxContent>
                </v:textbox>
                <w10:wrap type="square"/>
              </v:shape>
            </w:pict>
          </mc:Fallback>
        </mc:AlternateContent>
      </w:r>
      <w:r w:rsidR="00C83FCA" w:rsidRPr="00ED55C0">
        <w:t xml:space="preserve">                                 </w:t>
      </w:r>
    </w:p>
    <w:p w14:paraId="0758DAEC" w14:textId="77777777" w:rsidR="00B3223B" w:rsidRPr="00B3223B" w:rsidRDefault="00B3223B" w:rsidP="00B3223B">
      <w:pPr>
        <w:pStyle w:val="Titre4"/>
        <w:numPr>
          <w:ilvl w:val="2"/>
          <w:numId w:val="1"/>
        </w:numPr>
        <w:tabs>
          <w:tab w:val="left" w:pos="1082"/>
        </w:tabs>
        <w:spacing w:before="140"/>
        <w:ind w:hanging="644"/>
        <w:rPr>
          <w:rFonts w:ascii="Times New Roman" w:hAnsi="Times New Roman" w:cs="Times New Roman"/>
        </w:rPr>
      </w:pPr>
      <w:bookmarkStart w:id="34" w:name="_Toc45213912"/>
      <w:bookmarkStart w:id="35" w:name="_Toc45355089"/>
      <w:r>
        <w:rPr>
          <w:rFonts w:ascii="Times New Roman" w:hAnsi="Times New Roman" w:cs="Times New Roman"/>
        </w:rPr>
        <w:t>Fonction</w:t>
      </w:r>
      <w:bookmarkEnd w:id="34"/>
      <w:bookmarkEnd w:id="35"/>
    </w:p>
    <w:p w14:paraId="69917B13" w14:textId="499F4363" w:rsidR="00B3223B" w:rsidRDefault="00B3223B" w:rsidP="00B3223B">
      <w:pPr>
        <w:pStyle w:val="Corpsdetexte"/>
        <w:spacing w:before="160" w:line="360" w:lineRule="auto"/>
        <w:ind w:left="438" w:right="454"/>
      </w:pPr>
      <w:r w:rsidRPr="00645FF1">
        <w:t>La glande thyroïde</w:t>
      </w:r>
      <w:r w:rsidRPr="00820362">
        <w:t xml:space="preserve"> a pour fonction de sécréter des hormones thyroïdiennes indispensables au bon fonctionnement des métabolismes du corps.</w:t>
      </w:r>
      <w:r>
        <w:t xml:space="preserve">                         </w:t>
      </w:r>
    </w:p>
    <w:p w14:paraId="2EEE524D" w14:textId="4D7D3D8F" w:rsidR="000C10F6" w:rsidRDefault="00B3223B" w:rsidP="000C10F6">
      <w:pPr>
        <w:pStyle w:val="Corpsdetexte"/>
        <w:spacing w:before="160" w:line="360" w:lineRule="auto"/>
        <w:ind w:left="438" w:right="454"/>
        <w:jc w:val="both"/>
      </w:pPr>
      <w:r>
        <w:t xml:space="preserve">Elle </w:t>
      </w:r>
      <w:r w:rsidR="000C10F6" w:rsidRPr="00645FF1">
        <w:t xml:space="preserve">synthétise et sécrète de la thyroxine (ou tétraïodothyronine, T4) et de la </w:t>
      </w:r>
      <w:proofErr w:type="spellStart"/>
      <w:r w:rsidR="000C10F6" w:rsidRPr="00645FF1">
        <w:t>triiodothyronine</w:t>
      </w:r>
      <w:proofErr w:type="spellEnd"/>
      <w:r w:rsidR="000C10F6" w:rsidRPr="00645FF1">
        <w:t xml:space="preserve"> (T3), hormones impliquées dans la régulation de la plupart des métabolismes de l’organisme. </w:t>
      </w:r>
    </w:p>
    <w:p w14:paraId="1FDAB4B5" w14:textId="60414070" w:rsidR="000C10F6" w:rsidRDefault="00694653" w:rsidP="000C10F6">
      <w:pPr>
        <w:pStyle w:val="Corpsdetexte"/>
        <w:spacing w:before="160" w:line="360" w:lineRule="auto"/>
        <w:ind w:left="438" w:right="454"/>
        <w:jc w:val="both"/>
      </w:pPr>
      <w:r w:rsidRPr="00694653">
        <w:t xml:space="preserve">La sécrétion de ces hormones est régulée par une hormone hypophysaire, la thyréostimuline (TSH), sécrétée par une glande située à la face inférieure du cerveau. </w:t>
      </w:r>
    </w:p>
    <w:p w14:paraId="42520418" w14:textId="77777777" w:rsidR="00B3223B" w:rsidRDefault="00B3223B" w:rsidP="000C10F6">
      <w:pPr>
        <w:pStyle w:val="Corpsdetexte"/>
        <w:spacing w:before="160" w:line="360" w:lineRule="auto"/>
        <w:ind w:left="438" w:right="454"/>
        <w:jc w:val="both"/>
      </w:pPr>
    </w:p>
    <w:p w14:paraId="0F599458" w14:textId="2C6565A5" w:rsidR="00BE1378" w:rsidRDefault="00BE1378" w:rsidP="00BE1378">
      <w:pPr>
        <w:pStyle w:val="Corpsdetexte"/>
        <w:spacing w:before="160" w:line="360" w:lineRule="auto"/>
        <w:ind w:left="438" w:right="454"/>
        <w:jc w:val="both"/>
      </w:pPr>
      <w:r w:rsidRPr="00694653">
        <w:t xml:space="preserve">Mais elle connaît un certain nombre de dysfonctionnements qui ont de multiples répercussions sur </w:t>
      </w:r>
      <w:r w:rsidR="000C10F6">
        <w:t>la</w:t>
      </w:r>
      <w:r w:rsidRPr="00694653">
        <w:t xml:space="preserve"> santé : sur la peau, la température </w:t>
      </w:r>
      <w:r w:rsidR="000C10F6" w:rsidRPr="00694653">
        <w:t xml:space="preserve">du </w:t>
      </w:r>
      <w:r w:rsidR="000C10F6">
        <w:t>corps</w:t>
      </w:r>
      <w:r w:rsidRPr="00694653">
        <w:t xml:space="preserve">, le </w:t>
      </w:r>
      <w:r w:rsidR="00EF4AAB" w:rsidRPr="00694653">
        <w:t>cœur</w:t>
      </w:r>
      <w:r w:rsidRPr="00694653">
        <w:t>, l'humeur, le poids, le système digestif.</w:t>
      </w:r>
    </w:p>
    <w:p w14:paraId="48F924DC" w14:textId="1907F56C" w:rsidR="00063524" w:rsidRDefault="00063524" w:rsidP="00BE1378">
      <w:pPr>
        <w:pStyle w:val="Corpsdetexte"/>
        <w:spacing w:before="160" w:line="360" w:lineRule="auto"/>
        <w:ind w:left="438" w:right="454"/>
        <w:jc w:val="both"/>
      </w:pPr>
    </w:p>
    <w:p w14:paraId="615F007B" w14:textId="05E63DAE" w:rsidR="00063524" w:rsidRDefault="00063524" w:rsidP="00BE1378">
      <w:pPr>
        <w:pStyle w:val="Corpsdetexte"/>
        <w:spacing w:before="160" w:line="360" w:lineRule="auto"/>
        <w:ind w:left="438" w:right="454"/>
        <w:jc w:val="both"/>
      </w:pPr>
    </w:p>
    <w:p w14:paraId="6CD8DEE6" w14:textId="77777777" w:rsidR="00222819" w:rsidRPr="00694653" w:rsidRDefault="00222819" w:rsidP="00BE1378">
      <w:pPr>
        <w:pStyle w:val="Corpsdetexte"/>
        <w:spacing w:before="160" w:line="360" w:lineRule="auto"/>
        <w:ind w:left="438" w:right="454"/>
        <w:jc w:val="both"/>
      </w:pPr>
    </w:p>
    <w:p w14:paraId="0B84751F" w14:textId="66F3B710" w:rsidR="00820362" w:rsidRDefault="002567B2" w:rsidP="00EF4AAB">
      <w:pPr>
        <w:pStyle w:val="Titre3"/>
        <w:numPr>
          <w:ilvl w:val="1"/>
          <w:numId w:val="1"/>
        </w:numPr>
        <w:tabs>
          <w:tab w:val="left" w:pos="962"/>
        </w:tabs>
        <w:spacing w:before="207"/>
        <w:ind w:hanging="524"/>
      </w:pPr>
      <w:bookmarkStart w:id="36" w:name="_Toc45213913"/>
      <w:bookmarkStart w:id="37" w:name="_Toc45355090"/>
      <w:r>
        <w:lastRenderedPageBreak/>
        <w:t xml:space="preserve">Maladies de la </w:t>
      </w:r>
      <w:r w:rsidR="00F2021F">
        <w:t>thyroïde</w:t>
      </w:r>
      <w:bookmarkEnd w:id="36"/>
      <w:bookmarkEnd w:id="37"/>
    </w:p>
    <w:p w14:paraId="282A09E5" w14:textId="56F9FED1" w:rsidR="00AC4FE8" w:rsidRDefault="00045C15" w:rsidP="00AC4FE8">
      <w:pPr>
        <w:pStyle w:val="Corpsdetexte"/>
        <w:spacing w:before="160" w:line="360" w:lineRule="auto"/>
        <w:ind w:left="438" w:right="454"/>
        <w:jc w:val="both"/>
      </w:pPr>
      <w:r w:rsidRPr="00645FF1">
        <w:t>Les maladies touchant la thyroïde peuvent être séparées en deux grands groupes :</w:t>
      </w:r>
    </w:p>
    <w:p w14:paraId="4FB18C5D" w14:textId="77777777" w:rsidR="00BC2CBC" w:rsidRDefault="00BC2CBC" w:rsidP="00AC4FE8">
      <w:pPr>
        <w:pStyle w:val="Corpsdetexte"/>
        <w:spacing w:before="160" w:line="360" w:lineRule="auto"/>
        <w:ind w:left="438" w:right="454"/>
        <w:jc w:val="both"/>
      </w:pPr>
    </w:p>
    <w:p w14:paraId="16E1D53C" w14:textId="37249C85" w:rsidR="00045C15" w:rsidRPr="00045C15" w:rsidRDefault="00045C15" w:rsidP="000C10F6">
      <w:pPr>
        <w:pStyle w:val="Titre4"/>
        <w:numPr>
          <w:ilvl w:val="2"/>
          <w:numId w:val="1"/>
        </w:numPr>
        <w:tabs>
          <w:tab w:val="left" w:pos="1082"/>
        </w:tabs>
        <w:spacing w:before="140"/>
        <w:ind w:hanging="644"/>
      </w:pPr>
      <w:bookmarkStart w:id="38" w:name="_Toc45213914"/>
      <w:bookmarkStart w:id="39" w:name="_Toc45355091"/>
      <w:r>
        <w:rPr>
          <w:rFonts w:ascii="Times New Roman" w:hAnsi="Times New Roman" w:cs="Times New Roman"/>
        </w:rPr>
        <w:t>L</w:t>
      </w:r>
      <w:r w:rsidRPr="00645FF1">
        <w:rPr>
          <w:rFonts w:ascii="Times New Roman" w:hAnsi="Times New Roman" w:cs="Times New Roman"/>
        </w:rPr>
        <w:t>es anomalies fonctionnelles</w:t>
      </w:r>
      <w:bookmarkEnd w:id="38"/>
      <w:bookmarkEnd w:id="39"/>
      <w:r w:rsidRPr="00645FF1">
        <w:rPr>
          <w:rFonts w:ascii="Times New Roman" w:hAnsi="Times New Roman" w:cs="Times New Roman"/>
        </w:rPr>
        <w:t> </w:t>
      </w:r>
    </w:p>
    <w:p w14:paraId="53D25FDD" w14:textId="30B15310" w:rsidR="00045C15" w:rsidRDefault="00045C15" w:rsidP="00AC10A5">
      <w:pPr>
        <w:pStyle w:val="Corpsdetexte"/>
        <w:numPr>
          <w:ilvl w:val="0"/>
          <w:numId w:val="9"/>
        </w:numPr>
        <w:spacing w:before="160" w:line="360" w:lineRule="auto"/>
        <w:ind w:right="454"/>
        <w:jc w:val="both"/>
        <w:rPr>
          <w:rStyle w:val="normaltextrun"/>
          <w:shd w:val="clear" w:color="auto" w:fill="FFFFFF"/>
        </w:rPr>
      </w:pPr>
      <w:r w:rsidRPr="00045C15">
        <w:rPr>
          <w:rStyle w:val="normaltextrun"/>
          <w:i/>
          <w:iCs/>
          <w:u w:val="single"/>
          <w:shd w:val="clear" w:color="auto" w:fill="FFFFFF"/>
        </w:rPr>
        <w:t>L'hyperthyroïdie</w:t>
      </w:r>
      <w:r>
        <w:rPr>
          <w:rStyle w:val="normaltextrun"/>
          <w:i/>
          <w:iCs/>
          <w:u w:val="single"/>
          <w:shd w:val="clear" w:color="auto" w:fill="FFFFFF"/>
        </w:rPr>
        <w:t> </w:t>
      </w:r>
      <w:r>
        <w:rPr>
          <w:rStyle w:val="normaltextrun"/>
          <w:shd w:val="clear" w:color="auto" w:fill="FFFFFF"/>
        </w:rPr>
        <w:t>:</w:t>
      </w:r>
      <w:r w:rsidRPr="00045C15">
        <w:rPr>
          <w:rStyle w:val="normaltextrun"/>
          <w:shd w:val="clear" w:color="auto" w:fill="FFFFFF"/>
        </w:rPr>
        <w:t xml:space="preserve"> est définie par la sécrétion d'une trop grande quantité d'hormones thyroïdiennes dans </w:t>
      </w:r>
      <w:r>
        <w:rPr>
          <w:rStyle w:val="normaltextrun"/>
          <w:shd w:val="clear" w:color="auto" w:fill="FFFFFF"/>
        </w:rPr>
        <w:t>l’</w:t>
      </w:r>
      <w:r w:rsidRPr="00045C15">
        <w:rPr>
          <w:rStyle w:val="normaltextrun"/>
          <w:shd w:val="clear" w:color="auto" w:fill="FFFFFF"/>
        </w:rPr>
        <w:t xml:space="preserve">organisme. </w:t>
      </w:r>
      <w:r w:rsidR="00F06B8E">
        <w:rPr>
          <w:rStyle w:val="normaltextrun"/>
          <w:shd w:val="clear" w:color="auto" w:fill="FFFFFF"/>
        </w:rPr>
        <w:t>Ell</w:t>
      </w:r>
      <w:r w:rsidRPr="00045C15">
        <w:rPr>
          <w:rStyle w:val="normaltextrun"/>
          <w:shd w:val="clear" w:color="auto" w:fill="FFFFFF"/>
        </w:rPr>
        <w:t>e est souvent déclenchée par un stress important</w:t>
      </w:r>
      <w:r w:rsidR="00BA74E6">
        <w:rPr>
          <w:rStyle w:val="normaltextrun"/>
          <w:shd w:val="clear" w:color="auto" w:fill="FFFFFF"/>
        </w:rPr>
        <w:t>.</w:t>
      </w:r>
    </w:p>
    <w:p w14:paraId="269199FC" w14:textId="63778B4E" w:rsidR="00E2151F" w:rsidRDefault="00045C15"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L'hypothyroïdie</w:t>
      </w:r>
      <w:r w:rsidR="00E2151F">
        <w:rPr>
          <w:rStyle w:val="normaltextrun"/>
          <w:i/>
          <w:iCs/>
          <w:u w:val="single"/>
          <w:shd w:val="clear" w:color="auto" w:fill="FFFFFF"/>
        </w:rPr>
        <w:t> </w:t>
      </w:r>
      <w:r w:rsidR="00E2151F">
        <w:rPr>
          <w:rStyle w:val="normaltextrun"/>
          <w:shd w:val="clear" w:color="auto" w:fill="FFFFFF"/>
        </w:rPr>
        <w:t>:</w:t>
      </w:r>
      <w:r w:rsidRPr="00045C15">
        <w:rPr>
          <w:rStyle w:val="normaltextrun"/>
          <w:shd w:val="clear" w:color="auto" w:fill="FFFFFF"/>
        </w:rPr>
        <w:t> est moins fréquente.</w:t>
      </w:r>
      <w:r w:rsidR="00F06B8E">
        <w:rPr>
          <w:rStyle w:val="normaltextrun"/>
          <w:shd w:val="clear" w:color="auto" w:fill="FFFFFF"/>
        </w:rPr>
        <w:t xml:space="preserve"> </w:t>
      </w:r>
      <w:r w:rsidRPr="00045C15">
        <w:rPr>
          <w:rStyle w:val="normaltextrun"/>
          <w:shd w:val="clear" w:color="auto" w:fill="FFFFFF"/>
        </w:rPr>
        <w:t>Elle se caractérise par une diminution du fonctionnement de cette glande. Elle touche souvent des gens qui ont plus de 50 ans.</w:t>
      </w:r>
    </w:p>
    <w:p w14:paraId="4183F3BF" w14:textId="77777777" w:rsidR="00AC4FE8" w:rsidRPr="00E2151F" w:rsidRDefault="00AC4FE8" w:rsidP="00AC4FE8">
      <w:pPr>
        <w:pStyle w:val="Corpsdetexte"/>
        <w:spacing w:before="160" w:line="360" w:lineRule="auto"/>
        <w:ind w:left="798" w:right="454"/>
        <w:jc w:val="both"/>
        <w:rPr>
          <w:rStyle w:val="normaltextrun"/>
          <w:shd w:val="clear" w:color="auto" w:fill="FFFFFF"/>
        </w:rPr>
      </w:pPr>
    </w:p>
    <w:p w14:paraId="1D39A16E" w14:textId="31A8C3CA" w:rsidR="00045C15" w:rsidRDefault="00045C15" w:rsidP="000C10F6">
      <w:pPr>
        <w:pStyle w:val="Titre4"/>
        <w:numPr>
          <w:ilvl w:val="2"/>
          <w:numId w:val="1"/>
        </w:numPr>
        <w:tabs>
          <w:tab w:val="left" w:pos="1082"/>
        </w:tabs>
        <w:spacing w:before="140"/>
        <w:ind w:hanging="644"/>
      </w:pPr>
      <w:bookmarkStart w:id="40" w:name="_Toc45213915"/>
      <w:bookmarkStart w:id="41" w:name="_Toc45355092"/>
      <w:r>
        <w:rPr>
          <w:rFonts w:ascii="Times New Roman" w:hAnsi="Times New Roman" w:cs="Times New Roman"/>
        </w:rPr>
        <w:t xml:space="preserve">Les </w:t>
      </w:r>
      <w:r w:rsidRPr="00645FF1">
        <w:rPr>
          <w:rFonts w:ascii="Times New Roman" w:hAnsi="Times New Roman" w:cs="Times New Roman"/>
        </w:rPr>
        <w:t>anomalies morphologiques</w:t>
      </w:r>
      <w:bookmarkEnd w:id="40"/>
      <w:bookmarkEnd w:id="41"/>
    </w:p>
    <w:p w14:paraId="7E6B5AA1" w14:textId="413EE87A" w:rsidR="00645FF1" w:rsidRPr="00045C15"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 </w:t>
      </w:r>
      <w:hyperlink r:id="rId23" w:tgtFrame="_self" w:history="1">
        <w:r w:rsidRPr="00E2151F">
          <w:rPr>
            <w:rStyle w:val="normaltextrun"/>
            <w:i/>
            <w:iCs/>
            <w:u w:val="single"/>
            <w:shd w:val="clear" w:color="auto" w:fill="FFFFFF"/>
          </w:rPr>
          <w:t>nodule thyroïdien</w:t>
        </w:r>
      </w:hyperlink>
      <w:r w:rsidR="00ED2F96">
        <w:rPr>
          <w:rStyle w:val="normaltextrun"/>
          <w:shd w:val="clear" w:color="auto" w:fill="FFFFFF"/>
        </w:rPr>
        <w:t xml:space="preserve"> : est</w:t>
      </w:r>
      <w:r w:rsidRPr="00045C15">
        <w:rPr>
          <w:rStyle w:val="normaltextrun"/>
          <w:shd w:val="clear" w:color="auto" w:fill="FFFFFF"/>
        </w:rPr>
        <w:t xml:space="preserve"> une grosseur qui se forme dans la thyroïde. </w:t>
      </w:r>
    </w:p>
    <w:p w14:paraId="28339A72" w14:textId="731058C3" w:rsidR="000C10F6" w:rsidRPr="00E2151F"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 </w:t>
      </w:r>
      <w:hyperlink r:id="rId24" w:tgtFrame="_self" w:history="1">
        <w:r w:rsidRPr="00E2151F">
          <w:rPr>
            <w:rStyle w:val="normaltextrun"/>
            <w:i/>
            <w:iCs/>
            <w:u w:val="single"/>
            <w:shd w:val="clear" w:color="auto" w:fill="FFFFFF"/>
          </w:rPr>
          <w:t>goitre</w:t>
        </w:r>
      </w:hyperlink>
      <w:r w:rsidR="00ED2F96">
        <w:rPr>
          <w:rStyle w:val="normaltextrun"/>
          <w:shd w:val="clear" w:color="auto" w:fill="FFFFFF"/>
        </w:rPr>
        <w:t xml:space="preserve"> : est</w:t>
      </w:r>
      <w:r w:rsidRPr="00045C15">
        <w:rPr>
          <w:rStyle w:val="normaltextrun"/>
          <w:shd w:val="clear" w:color="auto" w:fill="FFFFFF"/>
        </w:rPr>
        <w:t xml:space="preserve"> une augmentation du volume de la thyroïde. </w:t>
      </w:r>
    </w:p>
    <w:p w14:paraId="53AE0BBC" w14:textId="014A6456" w:rsidR="00E2151F" w:rsidRPr="00AC4FE8"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Les </w:t>
      </w:r>
      <w:hyperlink r:id="rId25" w:tgtFrame="_self" w:history="1">
        <w:r w:rsidRPr="00E2151F">
          <w:rPr>
            <w:rStyle w:val="normaltextrun"/>
            <w:i/>
            <w:iCs/>
            <w:u w:val="single"/>
            <w:shd w:val="clear" w:color="auto" w:fill="FFFFFF"/>
          </w:rPr>
          <w:t>cancers de la thyroïde</w:t>
        </w:r>
      </w:hyperlink>
      <w:r w:rsidRPr="00045C15">
        <w:rPr>
          <w:rStyle w:val="normaltextrun"/>
          <w:shd w:val="clear" w:color="auto" w:fill="FFFFFF"/>
        </w:rPr>
        <w:t xml:space="preserve"> : </w:t>
      </w:r>
      <w:r w:rsidR="00E2151F" w:rsidRPr="00E2151F">
        <w:rPr>
          <w:rStyle w:val="normaltextrun"/>
        </w:rPr>
        <w:t>une tumeur maligne qui prend naissance dans les cellules de la thyroïde</w:t>
      </w:r>
    </w:p>
    <w:p w14:paraId="1DF7F6EF" w14:textId="722C8865" w:rsidR="00AC4FE8" w:rsidRDefault="00AC4FE8" w:rsidP="00BC2CBC">
      <w:pPr>
        <w:rPr>
          <w:rStyle w:val="normaltextrun"/>
          <w:shd w:val="clear" w:color="auto" w:fill="FFFFFF"/>
        </w:rPr>
      </w:pPr>
    </w:p>
    <w:p w14:paraId="31796FFF" w14:textId="58CA6147" w:rsidR="00BC2CBC" w:rsidRDefault="00BC2CBC" w:rsidP="00BC2CBC">
      <w:pPr>
        <w:rPr>
          <w:rStyle w:val="normaltextrun"/>
          <w:shd w:val="clear" w:color="auto" w:fill="FFFFFF"/>
        </w:rPr>
      </w:pPr>
    </w:p>
    <w:p w14:paraId="6702D12F" w14:textId="4749BDF2" w:rsidR="00BC2CBC" w:rsidRDefault="00BC2CBC" w:rsidP="00BC2CBC">
      <w:pPr>
        <w:rPr>
          <w:rStyle w:val="normaltextrun"/>
          <w:shd w:val="clear" w:color="auto" w:fill="FFFFFF"/>
        </w:rPr>
      </w:pPr>
    </w:p>
    <w:p w14:paraId="7308D4C3" w14:textId="36745B29" w:rsidR="00BC2CBC" w:rsidRDefault="00BC2CBC" w:rsidP="00BC2CBC">
      <w:pPr>
        <w:rPr>
          <w:rStyle w:val="normaltextrun"/>
          <w:shd w:val="clear" w:color="auto" w:fill="FFFFFF"/>
        </w:rPr>
      </w:pPr>
    </w:p>
    <w:p w14:paraId="28D9F529" w14:textId="65579DC3" w:rsidR="00BC2CBC" w:rsidRDefault="00BC2CBC" w:rsidP="00BC2CBC">
      <w:pPr>
        <w:rPr>
          <w:rStyle w:val="normaltextrun"/>
          <w:shd w:val="clear" w:color="auto" w:fill="FFFFFF"/>
        </w:rPr>
      </w:pPr>
    </w:p>
    <w:p w14:paraId="6D4C3826" w14:textId="4C0082CA" w:rsidR="00BC2CBC" w:rsidRDefault="00BC2CBC" w:rsidP="00BC2CBC">
      <w:pPr>
        <w:rPr>
          <w:rStyle w:val="normaltextrun"/>
          <w:shd w:val="clear" w:color="auto" w:fill="FFFFFF"/>
        </w:rPr>
      </w:pPr>
    </w:p>
    <w:p w14:paraId="4AA66DC0" w14:textId="7ECA5958" w:rsidR="00BC2CBC" w:rsidRDefault="00BC2CBC" w:rsidP="00BC2CBC">
      <w:pPr>
        <w:rPr>
          <w:rStyle w:val="normaltextrun"/>
          <w:shd w:val="clear" w:color="auto" w:fill="FFFFFF"/>
        </w:rPr>
      </w:pPr>
    </w:p>
    <w:p w14:paraId="33D27849" w14:textId="5B98BC79" w:rsidR="00BC2CBC" w:rsidRDefault="00BC2CBC" w:rsidP="00BC2CBC">
      <w:pPr>
        <w:rPr>
          <w:rStyle w:val="normaltextrun"/>
          <w:shd w:val="clear" w:color="auto" w:fill="FFFFFF"/>
        </w:rPr>
      </w:pPr>
    </w:p>
    <w:p w14:paraId="0D83585C" w14:textId="3FDA3F66" w:rsidR="00BC2CBC" w:rsidRDefault="00BC2CBC" w:rsidP="00BC2CBC">
      <w:pPr>
        <w:rPr>
          <w:rStyle w:val="normaltextrun"/>
          <w:shd w:val="clear" w:color="auto" w:fill="FFFFFF"/>
        </w:rPr>
      </w:pPr>
    </w:p>
    <w:p w14:paraId="32BF03CC" w14:textId="4BE97B65" w:rsidR="00BC2CBC" w:rsidRDefault="00BC2CBC" w:rsidP="00BC2CBC">
      <w:pPr>
        <w:rPr>
          <w:rStyle w:val="normaltextrun"/>
          <w:shd w:val="clear" w:color="auto" w:fill="FFFFFF"/>
        </w:rPr>
      </w:pPr>
    </w:p>
    <w:p w14:paraId="572FB352" w14:textId="76CC2F72" w:rsidR="00BC2CBC" w:rsidRDefault="00BC2CBC" w:rsidP="00BC2CBC">
      <w:pPr>
        <w:rPr>
          <w:rStyle w:val="normaltextrun"/>
          <w:shd w:val="clear" w:color="auto" w:fill="FFFFFF"/>
        </w:rPr>
      </w:pPr>
    </w:p>
    <w:p w14:paraId="12450E78" w14:textId="7F44BD8B" w:rsidR="00BC2CBC" w:rsidRDefault="00BC2CBC" w:rsidP="00BC2CBC">
      <w:pPr>
        <w:rPr>
          <w:rStyle w:val="normaltextrun"/>
          <w:shd w:val="clear" w:color="auto" w:fill="FFFFFF"/>
        </w:rPr>
      </w:pPr>
    </w:p>
    <w:p w14:paraId="0B287E74" w14:textId="2B87CC7C" w:rsidR="00BC2CBC" w:rsidRDefault="00BC2CBC" w:rsidP="00BC2CBC">
      <w:pPr>
        <w:rPr>
          <w:rStyle w:val="normaltextrun"/>
          <w:shd w:val="clear" w:color="auto" w:fill="FFFFFF"/>
        </w:rPr>
      </w:pPr>
    </w:p>
    <w:p w14:paraId="13BC6832" w14:textId="3DF61404" w:rsidR="00BC2CBC" w:rsidRDefault="00BC2CBC" w:rsidP="00BC2CBC">
      <w:pPr>
        <w:rPr>
          <w:rStyle w:val="normaltextrun"/>
          <w:shd w:val="clear" w:color="auto" w:fill="FFFFFF"/>
        </w:rPr>
      </w:pPr>
    </w:p>
    <w:p w14:paraId="246AACBB" w14:textId="2B713C28" w:rsidR="00BC2CBC" w:rsidRDefault="00BC2CBC" w:rsidP="00BC2CBC">
      <w:pPr>
        <w:rPr>
          <w:rStyle w:val="normaltextrun"/>
          <w:shd w:val="clear" w:color="auto" w:fill="FFFFFF"/>
        </w:rPr>
      </w:pPr>
    </w:p>
    <w:p w14:paraId="321D832E" w14:textId="313E3B7A" w:rsidR="00BC2CBC" w:rsidRDefault="00BC2CBC" w:rsidP="00BC2CBC">
      <w:pPr>
        <w:rPr>
          <w:rStyle w:val="normaltextrun"/>
          <w:shd w:val="clear" w:color="auto" w:fill="FFFFFF"/>
        </w:rPr>
      </w:pPr>
    </w:p>
    <w:p w14:paraId="3B7C80E7" w14:textId="3269DFA2" w:rsidR="00BC2CBC" w:rsidRDefault="00BC2CBC" w:rsidP="00BC2CBC">
      <w:pPr>
        <w:rPr>
          <w:rStyle w:val="normaltextrun"/>
          <w:shd w:val="clear" w:color="auto" w:fill="FFFFFF"/>
        </w:rPr>
      </w:pPr>
    </w:p>
    <w:p w14:paraId="22B508CB" w14:textId="161F1D67" w:rsidR="00BC2CBC" w:rsidRDefault="00BC2CBC" w:rsidP="00BC2CBC">
      <w:pPr>
        <w:rPr>
          <w:rStyle w:val="normaltextrun"/>
          <w:shd w:val="clear" w:color="auto" w:fill="FFFFFF"/>
        </w:rPr>
      </w:pPr>
    </w:p>
    <w:p w14:paraId="42B7C119" w14:textId="1E77BD44" w:rsidR="00BC2CBC" w:rsidRDefault="00BC2CBC" w:rsidP="00BC2CBC">
      <w:pPr>
        <w:rPr>
          <w:rStyle w:val="normaltextrun"/>
          <w:shd w:val="clear" w:color="auto" w:fill="FFFFFF"/>
        </w:rPr>
      </w:pPr>
    </w:p>
    <w:p w14:paraId="72A4A3BB" w14:textId="312A2875" w:rsidR="00BC2CBC" w:rsidRDefault="00BC2CBC" w:rsidP="00BC2CBC">
      <w:pPr>
        <w:rPr>
          <w:rStyle w:val="normaltextrun"/>
          <w:shd w:val="clear" w:color="auto" w:fill="FFFFFF"/>
        </w:rPr>
      </w:pPr>
    </w:p>
    <w:p w14:paraId="395EDD28" w14:textId="07571A68" w:rsidR="00BC2CBC" w:rsidRDefault="00BC2CBC" w:rsidP="00BC2CBC">
      <w:pPr>
        <w:rPr>
          <w:rStyle w:val="normaltextrun"/>
          <w:shd w:val="clear" w:color="auto" w:fill="FFFFFF"/>
        </w:rPr>
      </w:pPr>
    </w:p>
    <w:p w14:paraId="339CB736" w14:textId="1E2D6BA2" w:rsidR="00BC2CBC" w:rsidRDefault="00BC2CBC" w:rsidP="00BC2CBC">
      <w:pPr>
        <w:rPr>
          <w:rStyle w:val="normaltextrun"/>
          <w:shd w:val="clear" w:color="auto" w:fill="FFFFFF"/>
        </w:rPr>
      </w:pPr>
    </w:p>
    <w:p w14:paraId="4F86F799" w14:textId="07D588F2" w:rsidR="00BC2CBC" w:rsidRDefault="00BC2CBC" w:rsidP="00BC2CBC">
      <w:pPr>
        <w:rPr>
          <w:rStyle w:val="normaltextrun"/>
          <w:shd w:val="clear" w:color="auto" w:fill="FFFFFF"/>
        </w:rPr>
      </w:pPr>
    </w:p>
    <w:p w14:paraId="25F34FA8" w14:textId="77777777" w:rsidR="00BC2CBC" w:rsidRDefault="00BC2CBC" w:rsidP="00BC2CBC">
      <w:pPr>
        <w:rPr>
          <w:rStyle w:val="normaltextrun"/>
          <w:shd w:val="clear" w:color="auto" w:fill="FFFFFF"/>
        </w:rPr>
      </w:pPr>
    </w:p>
    <w:p w14:paraId="0E3ACE10" w14:textId="77777777" w:rsidR="00BC2CBC" w:rsidRDefault="00BC2CBC" w:rsidP="00BC2CBC">
      <w:pPr>
        <w:rPr>
          <w:rStyle w:val="normaltextrun"/>
          <w:shd w:val="clear" w:color="auto" w:fill="FFFFFF"/>
        </w:rPr>
      </w:pPr>
    </w:p>
    <w:p w14:paraId="0787CE28" w14:textId="77777777" w:rsidR="00BC2CBC" w:rsidRDefault="00BC2CBC" w:rsidP="00BC2CBC">
      <w:pPr>
        <w:rPr>
          <w:rStyle w:val="normaltextrun"/>
          <w:shd w:val="clear" w:color="auto" w:fill="FFFFFF"/>
        </w:rPr>
      </w:pPr>
    </w:p>
    <w:p w14:paraId="2AD8F294" w14:textId="2A56AE33" w:rsidR="008F21FC" w:rsidRDefault="00E2151F" w:rsidP="008F21FC">
      <w:pPr>
        <w:pStyle w:val="Titre3"/>
        <w:numPr>
          <w:ilvl w:val="1"/>
          <w:numId w:val="1"/>
        </w:numPr>
        <w:tabs>
          <w:tab w:val="left" w:pos="962"/>
        </w:tabs>
        <w:spacing w:before="207"/>
        <w:ind w:hanging="524"/>
      </w:pPr>
      <w:bookmarkStart w:id="42" w:name="_Toc45213916"/>
      <w:bookmarkStart w:id="43" w:name="_Toc45355093"/>
      <w:r w:rsidRPr="00E2151F">
        <w:lastRenderedPageBreak/>
        <w:t>Examens pour le diagnostic de la thyroïde</w:t>
      </w:r>
      <w:bookmarkEnd w:id="42"/>
      <w:bookmarkEnd w:id="43"/>
      <w:r w:rsidRPr="00E2151F">
        <w:t> </w:t>
      </w:r>
    </w:p>
    <w:p w14:paraId="5A65B3FE" w14:textId="77777777" w:rsidR="004312BE" w:rsidRDefault="004312BE" w:rsidP="004312BE"/>
    <w:p w14:paraId="1FCC7F06" w14:textId="03C7AB47" w:rsidR="002E73B7" w:rsidRDefault="002E73B7" w:rsidP="00BC2CBC"/>
    <w:p w14:paraId="71E9296F" w14:textId="1C18017B" w:rsidR="008F21FC" w:rsidRDefault="00084E0C" w:rsidP="00AC10A5">
      <w:pPr>
        <w:pStyle w:val="Corpsdetexte"/>
        <w:numPr>
          <w:ilvl w:val="0"/>
          <w:numId w:val="9"/>
        </w:numPr>
        <w:spacing w:before="160" w:line="360" w:lineRule="auto"/>
        <w:ind w:right="454"/>
        <w:jc w:val="both"/>
        <w:rPr>
          <w:rStyle w:val="normaltextrun"/>
          <w:shd w:val="clear" w:color="auto" w:fill="FFFFFF"/>
        </w:rPr>
      </w:pPr>
      <w:r>
        <w:rPr>
          <w:noProof/>
          <w:lang w:eastAsia="fr-FR"/>
        </w:rPr>
        <mc:AlternateContent>
          <mc:Choice Requires="wps">
            <w:drawing>
              <wp:anchor distT="0" distB="0" distL="114300" distR="114300" simplePos="0" relativeHeight="251687424" behindDoc="0" locked="0" layoutInCell="1" allowOverlap="1" wp14:anchorId="759C8B5A" wp14:editId="1EB4E092">
                <wp:simplePos x="0" y="0"/>
                <wp:positionH relativeFrom="column">
                  <wp:posOffset>3635375</wp:posOffset>
                </wp:positionH>
                <wp:positionV relativeFrom="paragraph">
                  <wp:posOffset>1756410</wp:posOffset>
                </wp:positionV>
                <wp:extent cx="2466975" cy="302260"/>
                <wp:effectExtent l="0" t="0" r="0" b="0"/>
                <wp:wrapSquare wrapText="bothSides"/>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AEEA1" w14:textId="32439609" w:rsidR="0087095F" w:rsidRPr="00222819" w:rsidRDefault="0087095F" w:rsidP="00CF3AF9">
                            <w:pPr>
                              <w:pStyle w:val="Lgende"/>
                              <w:jc w:val="center"/>
                              <w:rPr>
                                <w:color w:val="000000" w:themeColor="text1"/>
                                <w:sz w:val="24"/>
                                <w:szCs w:val="24"/>
                              </w:rPr>
                            </w:pPr>
                            <w:bookmarkStart w:id="44" w:name="_Toc45315462"/>
                            <w:bookmarkStart w:id="45" w:name="_Toc45315698"/>
                            <w:r w:rsidRPr="00CF3AF9">
                              <w:rPr>
                                <w:color w:val="000000" w:themeColor="text1"/>
                                <w:sz w:val="24"/>
                                <w:szCs w:val="24"/>
                              </w:rPr>
                              <w:t xml:space="preserve">Figure </w:t>
                            </w:r>
                            <w:r w:rsidRPr="00CF3AF9">
                              <w:rPr>
                                <w:color w:val="000000" w:themeColor="text1"/>
                                <w:sz w:val="24"/>
                                <w:szCs w:val="24"/>
                              </w:rPr>
                              <w:fldChar w:fldCharType="begin"/>
                            </w:r>
                            <w:r w:rsidRPr="00CF3AF9">
                              <w:rPr>
                                <w:color w:val="000000" w:themeColor="text1"/>
                                <w:sz w:val="24"/>
                                <w:szCs w:val="24"/>
                              </w:rPr>
                              <w:instrText xml:space="preserve"> SEQ Figure \* ARABIC </w:instrText>
                            </w:r>
                            <w:r w:rsidRPr="00CF3AF9">
                              <w:rPr>
                                <w:color w:val="000000" w:themeColor="text1"/>
                                <w:sz w:val="24"/>
                                <w:szCs w:val="24"/>
                              </w:rPr>
                              <w:fldChar w:fldCharType="separate"/>
                            </w:r>
                            <w:r>
                              <w:rPr>
                                <w:noProof/>
                                <w:color w:val="000000" w:themeColor="text1"/>
                                <w:sz w:val="24"/>
                                <w:szCs w:val="24"/>
                              </w:rPr>
                              <w:t>2</w:t>
                            </w:r>
                            <w:r w:rsidRPr="00CF3AF9">
                              <w:rPr>
                                <w:color w:val="000000" w:themeColor="text1"/>
                                <w:sz w:val="24"/>
                                <w:szCs w:val="24"/>
                              </w:rPr>
                              <w:fldChar w:fldCharType="end"/>
                            </w:r>
                            <w:r w:rsidRPr="00CF3AF9">
                              <w:rPr>
                                <w:color w:val="000000" w:themeColor="text1"/>
                                <w:sz w:val="24"/>
                                <w:szCs w:val="24"/>
                              </w:rPr>
                              <w:t xml:space="preserve"> : palpation</w:t>
                            </w:r>
                            <w:bookmarkEnd w:id="44"/>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9C8B5A" id="Text Box 42" o:spid="_x0000_s1030" type="#_x0000_t202" style="position:absolute;left:0;text-align:left;margin-left:286.25pt;margin-top:138.3pt;width:194.25pt;height:23.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59fQIAAAg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" stroked="f">
                <v:textbox style="mso-fit-shape-to-text:t" inset="0,0,0,0">
                  <w:txbxContent>
                    <w:p w14:paraId="119AEEA1" w14:textId="32439609" w:rsidR="0087095F" w:rsidRPr="00222819" w:rsidRDefault="0087095F" w:rsidP="00CF3AF9">
                      <w:pPr>
                        <w:pStyle w:val="Lgende"/>
                        <w:jc w:val="center"/>
                        <w:rPr>
                          <w:color w:val="000000" w:themeColor="text1"/>
                          <w:sz w:val="24"/>
                          <w:szCs w:val="24"/>
                        </w:rPr>
                      </w:pPr>
                      <w:bookmarkStart w:id="46" w:name="_Toc45315462"/>
                      <w:bookmarkStart w:id="47" w:name="_Toc45315698"/>
                      <w:r w:rsidRPr="00CF3AF9">
                        <w:rPr>
                          <w:color w:val="000000" w:themeColor="text1"/>
                          <w:sz w:val="24"/>
                          <w:szCs w:val="24"/>
                        </w:rPr>
                        <w:t xml:space="preserve">Figure </w:t>
                      </w:r>
                      <w:r w:rsidRPr="00CF3AF9">
                        <w:rPr>
                          <w:color w:val="000000" w:themeColor="text1"/>
                          <w:sz w:val="24"/>
                          <w:szCs w:val="24"/>
                        </w:rPr>
                        <w:fldChar w:fldCharType="begin"/>
                      </w:r>
                      <w:r w:rsidRPr="00CF3AF9">
                        <w:rPr>
                          <w:color w:val="000000" w:themeColor="text1"/>
                          <w:sz w:val="24"/>
                          <w:szCs w:val="24"/>
                        </w:rPr>
                        <w:instrText xml:space="preserve"> SEQ Figure \* ARABIC </w:instrText>
                      </w:r>
                      <w:r w:rsidRPr="00CF3AF9">
                        <w:rPr>
                          <w:color w:val="000000" w:themeColor="text1"/>
                          <w:sz w:val="24"/>
                          <w:szCs w:val="24"/>
                        </w:rPr>
                        <w:fldChar w:fldCharType="separate"/>
                      </w:r>
                      <w:r>
                        <w:rPr>
                          <w:noProof/>
                          <w:color w:val="000000" w:themeColor="text1"/>
                          <w:sz w:val="24"/>
                          <w:szCs w:val="24"/>
                        </w:rPr>
                        <w:t>2</w:t>
                      </w:r>
                      <w:r w:rsidRPr="00CF3AF9">
                        <w:rPr>
                          <w:color w:val="000000" w:themeColor="text1"/>
                          <w:sz w:val="24"/>
                          <w:szCs w:val="24"/>
                        </w:rPr>
                        <w:fldChar w:fldCharType="end"/>
                      </w:r>
                      <w:r w:rsidRPr="00CF3AF9">
                        <w:rPr>
                          <w:color w:val="000000" w:themeColor="text1"/>
                          <w:sz w:val="24"/>
                          <w:szCs w:val="24"/>
                        </w:rPr>
                        <w:t xml:space="preserve"> : palpation</w:t>
                      </w:r>
                      <w:bookmarkEnd w:id="46"/>
                      <w:bookmarkEnd w:id="47"/>
                    </w:p>
                  </w:txbxContent>
                </v:textbox>
                <w10:wrap type="square"/>
              </v:shape>
            </w:pict>
          </mc:Fallback>
        </mc:AlternateContent>
      </w:r>
      <w:r w:rsidR="00573E2E">
        <w:rPr>
          <w:noProof/>
          <w:shd w:val="clear" w:color="auto" w:fill="FFFFFF"/>
          <w:lang w:eastAsia="fr-FR"/>
        </w:rPr>
        <w:drawing>
          <wp:anchor distT="0" distB="0" distL="114300" distR="114300" simplePos="0" relativeHeight="251643392" behindDoc="0" locked="0" layoutInCell="1" allowOverlap="1" wp14:anchorId="418ADFE9" wp14:editId="6F8AD8A9">
            <wp:simplePos x="0" y="0"/>
            <wp:positionH relativeFrom="column">
              <wp:posOffset>3635375</wp:posOffset>
            </wp:positionH>
            <wp:positionV relativeFrom="paragraph">
              <wp:posOffset>118110</wp:posOffset>
            </wp:positionV>
            <wp:extent cx="2466975" cy="15811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jpg"/>
                    <pic:cNvPicPr/>
                  </pic:nvPicPr>
                  <pic:blipFill>
                    <a:blip r:embed="rId26">
                      <a:extLst>
                        <a:ext uri="{28A0092B-C50C-407E-A947-70E740481C1C}">
                          <a14:useLocalDpi xmlns:a14="http://schemas.microsoft.com/office/drawing/2010/main" val="0"/>
                        </a:ext>
                      </a:extLst>
                    </a:blip>
                    <a:stretch>
                      <a:fillRect/>
                    </a:stretch>
                  </pic:blipFill>
                  <pic:spPr>
                    <a:xfrm>
                      <a:off x="0" y="0"/>
                      <a:ext cx="2466975" cy="1581150"/>
                    </a:xfrm>
                    <a:prstGeom prst="rect">
                      <a:avLst/>
                    </a:prstGeom>
                  </pic:spPr>
                </pic:pic>
              </a:graphicData>
            </a:graphic>
            <wp14:sizeRelH relativeFrom="margin">
              <wp14:pctWidth>0</wp14:pctWidth>
            </wp14:sizeRelH>
            <wp14:sizeRelV relativeFrom="margin">
              <wp14:pctHeight>0</wp14:pctHeight>
            </wp14:sizeRelV>
          </wp:anchor>
        </w:drawing>
      </w:r>
      <w:r w:rsidR="00ED2F96" w:rsidRPr="002E73B7">
        <w:rPr>
          <w:rStyle w:val="normaltextrun"/>
          <w:shd w:val="clear" w:color="auto" w:fill="FFFFFF"/>
        </w:rPr>
        <w:t xml:space="preserve">Le premier examen </w:t>
      </w:r>
      <w:r w:rsidR="002E73B7" w:rsidRPr="002E73B7">
        <w:rPr>
          <w:rStyle w:val="normaltextrun"/>
          <w:shd w:val="clear" w:color="auto" w:fill="FFFFFF"/>
        </w:rPr>
        <w:t xml:space="preserve">,le plus simple et le plus direct, </w:t>
      </w:r>
      <w:r w:rsidR="00ED2F96" w:rsidRPr="002E73B7">
        <w:rPr>
          <w:rStyle w:val="normaltextrun"/>
          <w:shd w:val="clear" w:color="auto" w:fill="FFFFFF"/>
        </w:rPr>
        <w:t>pour explorer ce petit organe est</w:t>
      </w:r>
      <w:r w:rsidR="002E73B7" w:rsidRPr="002E73B7">
        <w:rPr>
          <w:rStyle w:val="normaltextrun"/>
          <w:shd w:val="clear" w:color="auto" w:fill="FFFFFF"/>
        </w:rPr>
        <w:t xml:space="preserve"> </w:t>
      </w:r>
      <w:r w:rsidR="00ED2F96" w:rsidRPr="002E73B7">
        <w:rPr>
          <w:rStyle w:val="normaltextrun"/>
          <w:shd w:val="clear" w:color="auto" w:fill="FFFFFF"/>
        </w:rPr>
        <w:t xml:space="preserve"> la </w:t>
      </w:r>
      <w:r w:rsidR="00ED2F96" w:rsidRPr="002E73B7">
        <w:rPr>
          <w:rStyle w:val="normaltextrun"/>
          <w:i/>
          <w:iCs/>
          <w:u w:val="single"/>
          <w:shd w:val="clear" w:color="auto" w:fill="FFFFFF"/>
        </w:rPr>
        <w:t>palpation</w:t>
      </w:r>
      <w:r w:rsidR="008F21FC" w:rsidRPr="002E73B7">
        <w:rPr>
          <w:rStyle w:val="normaltextrun"/>
          <w:shd w:val="clear" w:color="auto" w:fill="FFFFFF"/>
        </w:rPr>
        <w:t xml:space="preserve"> pour dépister un </w:t>
      </w:r>
      <w:r w:rsidR="00AC4FE8">
        <w:rPr>
          <w:rStyle w:val="normaltextrun"/>
          <w:shd w:val="clear" w:color="auto" w:fill="FFFFFF"/>
        </w:rPr>
        <w:t xml:space="preserve"> </w:t>
      </w:r>
      <w:hyperlink r:id="rId27" w:tgtFrame="_blank" w:history="1">
        <w:r w:rsidR="008F21FC" w:rsidRPr="002E73B7">
          <w:rPr>
            <w:rStyle w:val="normaltextrun"/>
            <w:shd w:val="clear" w:color="auto" w:fill="FFFFFF"/>
          </w:rPr>
          <w:t>goitre</w:t>
        </w:r>
      </w:hyperlink>
      <w:r w:rsidR="008F21FC" w:rsidRPr="002E73B7">
        <w:rPr>
          <w:rStyle w:val="normaltextrun"/>
          <w:shd w:val="clear" w:color="auto" w:fill="FFFFFF"/>
        </w:rPr>
        <w:t>  et des nodules</w:t>
      </w:r>
      <w:r w:rsidR="002E73B7" w:rsidRPr="002E73B7">
        <w:rPr>
          <w:rStyle w:val="normaltextrun"/>
          <w:shd w:val="clear" w:color="auto" w:fill="FFFFFF"/>
        </w:rPr>
        <w:t> </w:t>
      </w:r>
      <w:r w:rsidR="008F21FC" w:rsidRPr="002E73B7">
        <w:rPr>
          <w:rStyle w:val="normaltextrun"/>
          <w:shd w:val="clear" w:color="auto" w:fill="FFFFFF"/>
        </w:rPr>
        <w:t xml:space="preserve">. Lors de la palpation du nodule au moment de l’auscultation, le médecin ne peut pas distinguer des nodules bénins ou malins. </w:t>
      </w:r>
    </w:p>
    <w:p w14:paraId="30DFBE71" w14:textId="56E2E0CA" w:rsidR="002E73B7" w:rsidRDefault="002E73B7" w:rsidP="00AC4FE8">
      <w:pPr>
        <w:pStyle w:val="Corpsdetexte"/>
        <w:spacing w:before="160" w:line="360" w:lineRule="auto"/>
        <w:ind w:right="454"/>
        <w:jc w:val="both"/>
        <w:rPr>
          <w:rStyle w:val="normaltextrun"/>
          <w:shd w:val="clear" w:color="auto" w:fill="FFFFFF"/>
        </w:rPr>
      </w:pPr>
    </w:p>
    <w:p w14:paraId="79306959" w14:textId="77777777" w:rsidR="00BC2CBC" w:rsidRDefault="00BC2CBC" w:rsidP="00AC4FE8">
      <w:pPr>
        <w:pStyle w:val="Corpsdetexte"/>
        <w:spacing w:before="160" w:line="360" w:lineRule="auto"/>
        <w:ind w:left="798" w:right="454"/>
        <w:jc w:val="both"/>
        <w:rPr>
          <w:rStyle w:val="normaltextrun"/>
          <w:shd w:val="clear" w:color="auto" w:fill="FFFFFF"/>
        </w:rPr>
      </w:pPr>
    </w:p>
    <w:p w14:paraId="7D949F46" w14:textId="0AB6EC78" w:rsidR="00AC4FE8" w:rsidRDefault="002E73B7" w:rsidP="00AC4FE8">
      <w:pPr>
        <w:pStyle w:val="Corpsdetexte"/>
        <w:spacing w:before="160" w:line="360" w:lineRule="auto"/>
        <w:ind w:left="798" w:right="454"/>
        <w:jc w:val="both"/>
        <w:rPr>
          <w:rStyle w:val="normaltextrun"/>
          <w:shd w:val="clear" w:color="auto" w:fill="FFFFFF"/>
        </w:rPr>
      </w:pPr>
      <w:r w:rsidRPr="002E73B7">
        <w:rPr>
          <w:rStyle w:val="normaltextrun"/>
          <w:shd w:val="clear" w:color="auto" w:fill="FFFFFF"/>
        </w:rPr>
        <w:t>Différents examens médicaux sont donc nécessaires pour déterminer l’origine du nodule et la prise en charge la plus adaptée</w:t>
      </w:r>
      <w:r w:rsidR="00AC4FE8">
        <w:rPr>
          <w:rStyle w:val="normaltextrun"/>
          <w:shd w:val="clear" w:color="auto" w:fill="FFFFFF"/>
        </w:rPr>
        <w:t> :</w:t>
      </w:r>
    </w:p>
    <w:p w14:paraId="269A7F3A" w14:textId="77777777" w:rsidR="004312BE" w:rsidRDefault="004312BE" w:rsidP="004312BE">
      <w:pPr>
        <w:rPr>
          <w:rStyle w:val="normaltextrun"/>
          <w:shd w:val="clear" w:color="auto" w:fill="FFFFFF"/>
        </w:rPr>
      </w:pPr>
    </w:p>
    <w:p w14:paraId="25DB1FC2" w14:textId="77D7DE7B" w:rsidR="008F21FC" w:rsidRDefault="00573E2E" w:rsidP="00AC10A5">
      <w:pPr>
        <w:pStyle w:val="Corpsdetexte"/>
        <w:numPr>
          <w:ilvl w:val="0"/>
          <w:numId w:val="9"/>
        </w:numPr>
        <w:spacing w:before="160" w:line="360" w:lineRule="auto"/>
        <w:ind w:right="454"/>
        <w:jc w:val="both"/>
        <w:rPr>
          <w:rStyle w:val="normaltextrun"/>
          <w:shd w:val="clear" w:color="auto" w:fill="FFFFFF"/>
        </w:rPr>
      </w:pPr>
      <w:r>
        <w:rPr>
          <w:noProof/>
          <w:shd w:val="clear" w:color="auto" w:fill="FFFFFF"/>
          <w:lang w:eastAsia="fr-FR"/>
        </w:rPr>
        <w:drawing>
          <wp:anchor distT="0" distB="0" distL="114300" distR="114300" simplePos="0" relativeHeight="251650560" behindDoc="0" locked="0" layoutInCell="1" allowOverlap="1" wp14:anchorId="24125F69" wp14:editId="3479C757">
            <wp:simplePos x="0" y="0"/>
            <wp:positionH relativeFrom="column">
              <wp:posOffset>3835400</wp:posOffset>
            </wp:positionH>
            <wp:positionV relativeFrom="paragraph">
              <wp:posOffset>166370</wp:posOffset>
            </wp:positionV>
            <wp:extent cx="2219325" cy="2277110"/>
            <wp:effectExtent l="0" t="0" r="0" b="0"/>
            <wp:wrapSquare wrapText="bothSides"/>
            <wp:docPr id="26" name="Image 26" descr="Une image contenant personne, intérieur, femm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amens.jpg"/>
                    <pic:cNvPicPr/>
                  </pic:nvPicPr>
                  <pic:blipFill>
                    <a:blip r:embed="rId28">
                      <a:extLst>
                        <a:ext uri="{28A0092B-C50C-407E-A947-70E740481C1C}">
                          <a14:useLocalDpi xmlns:a14="http://schemas.microsoft.com/office/drawing/2010/main" val="0"/>
                        </a:ext>
                      </a:extLst>
                    </a:blip>
                    <a:stretch>
                      <a:fillRect/>
                    </a:stretch>
                  </pic:blipFill>
                  <pic:spPr>
                    <a:xfrm>
                      <a:off x="0" y="0"/>
                      <a:ext cx="2219325" cy="2277110"/>
                    </a:xfrm>
                    <a:prstGeom prst="rect">
                      <a:avLst/>
                    </a:prstGeom>
                  </pic:spPr>
                </pic:pic>
              </a:graphicData>
            </a:graphic>
            <wp14:sizeRelH relativeFrom="margin">
              <wp14:pctWidth>0</wp14:pctWidth>
            </wp14:sizeRelH>
            <wp14:sizeRelV relativeFrom="margin">
              <wp14:pctHeight>0</wp14:pctHeight>
            </wp14:sizeRelV>
          </wp:anchor>
        </w:drawing>
      </w:r>
      <w:r w:rsidR="00ED2F96" w:rsidRPr="00AC4FE8">
        <w:rPr>
          <w:rStyle w:val="normaltextrun"/>
          <w:i/>
          <w:iCs/>
          <w:u w:val="single"/>
          <w:shd w:val="clear" w:color="auto" w:fill="FFFFFF"/>
        </w:rPr>
        <w:t>L'échographie</w:t>
      </w:r>
      <w:r w:rsidR="00AC4FE8">
        <w:rPr>
          <w:rStyle w:val="normaltextrun"/>
          <w:i/>
          <w:iCs/>
          <w:u w:val="single"/>
          <w:shd w:val="clear" w:color="auto" w:fill="FFFFFF"/>
        </w:rPr>
        <w:t> </w:t>
      </w:r>
      <w:r w:rsidR="00AC4FE8">
        <w:rPr>
          <w:rStyle w:val="normaltextrun"/>
          <w:shd w:val="clear" w:color="auto" w:fill="FFFFFF"/>
        </w:rPr>
        <w:t>:</w:t>
      </w:r>
      <w:r w:rsidR="00ED2F96" w:rsidRPr="008F21FC">
        <w:rPr>
          <w:rStyle w:val="normaltextrun"/>
          <w:shd w:val="clear" w:color="auto" w:fill="FFFFFF"/>
        </w:rPr>
        <w:t xml:space="preserve"> réalisée en passant une sonde à ultrasons sur le cou, permet de visualiser la thyroïde, les nodules (kystes)</w:t>
      </w:r>
      <w:r w:rsidR="008F21FC" w:rsidRPr="008F21FC">
        <w:rPr>
          <w:rStyle w:val="normaltextrun"/>
          <w:shd w:val="clear" w:color="auto" w:fill="FFFFFF"/>
        </w:rPr>
        <w:t>. Le médecin peut ainsi évaluer un risque de nodule cancéreux, en se basant sur plusieurs critères</w:t>
      </w:r>
      <w:r w:rsidR="005F5EF9" w:rsidRPr="008F21FC">
        <w:rPr>
          <w:rStyle w:val="normaltextrun"/>
          <w:shd w:val="clear" w:color="auto" w:fill="FFFFFF"/>
        </w:rPr>
        <w:t xml:space="preserve"> : </w:t>
      </w:r>
      <w:r w:rsidR="005F5EF9">
        <w:rPr>
          <w:rStyle w:val="normaltextrun"/>
          <w:shd w:val="clear" w:color="auto" w:fill="FFFFFF"/>
        </w:rPr>
        <w:t>l</w:t>
      </w:r>
      <w:r w:rsidR="005F5EF9" w:rsidRPr="008F21FC">
        <w:rPr>
          <w:rStyle w:val="normaltextrun"/>
          <w:shd w:val="clear" w:color="auto" w:fill="FFFFFF"/>
        </w:rPr>
        <w:t>a</w:t>
      </w:r>
      <w:r w:rsidR="008F21FC" w:rsidRPr="008F21FC">
        <w:rPr>
          <w:rStyle w:val="normaltextrun"/>
          <w:shd w:val="clear" w:color="auto" w:fill="FFFFFF"/>
        </w:rPr>
        <w:t xml:space="preserve"> présence ou non de </w:t>
      </w:r>
      <w:proofErr w:type="spellStart"/>
      <w:r w:rsidR="00AC4FE8" w:rsidRPr="008F21FC">
        <w:rPr>
          <w:rStyle w:val="normaltextrun"/>
          <w:shd w:val="clear" w:color="auto" w:fill="FFFFFF"/>
        </w:rPr>
        <w:t>microcalcifications</w:t>
      </w:r>
      <w:proofErr w:type="spellEnd"/>
      <w:r w:rsidR="008F21FC" w:rsidRPr="008F21FC">
        <w:rPr>
          <w:rStyle w:val="normaltextrun"/>
          <w:shd w:val="clear" w:color="auto" w:fill="FFFFFF"/>
        </w:rPr>
        <w:t xml:space="preserve"> (dépôts de calcium</w:t>
      </w:r>
      <w:r w:rsidR="001074FC" w:rsidRPr="008F21FC">
        <w:rPr>
          <w:rStyle w:val="normaltextrun"/>
          <w:shd w:val="clear" w:color="auto" w:fill="FFFFFF"/>
        </w:rPr>
        <w:t>), des</w:t>
      </w:r>
      <w:r w:rsidR="008F21FC" w:rsidRPr="008F21FC">
        <w:rPr>
          <w:rStyle w:val="normaltextrun"/>
          <w:shd w:val="clear" w:color="auto" w:fill="FFFFFF"/>
        </w:rPr>
        <w:t xml:space="preserve"> contours réguliers ou irréguliers du </w:t>
      </w:r>
      <w:r w:rsidRPr="008F21FC">
        <w:rPr>
          <w:rStyle w:val="normaltextrun"/>
          <w:shd w:val="clear" w:color="auto" w:fill="FFFFFF"/>
        </w:rPr>
        <w:t>nodule, la</w:t>
      </w:r>
      <w:r w:rsidR="008F21FC" w:rsidRPr="008F21FC">
        <w:rPr>
          <w:rStyle w:val="normaltextrun"/>
          <w:shd w:val="clear" w:color="auto" w:fill="FFFFFF"/>
        </w:rPr>
        <w:t xml:space="preserve"> vascularisation du </w:t>
      </w:r>
      <w:r w:rsidRPr="008F21FC">
        <w:rPr>
          <w:rStyle w:val="normaltextrun"/>
          <w:shd w:val="clear" w:color="auto" w:fill="FFFFFF"/>
        </w:rPr>
        <w:t>nodule, l’état</w:t>
      </w:r>
      <w:r w:rsidR="008F21FC" w:rsidRPr="008F21FC">
        <w:rPr>
          <w:rStyle w:val="normaltextrun"/>
          <w:shd w:val="clear" w:color="auto" w:fill="FFFFFF"/>
        </w:rPr>
        <w:t xml:space="preserve"> des ganglions lymphatiques dans la région cervicale.</w:t>
      </w:r>
    </w:p>
    <w:p w14:paraId="35A04143" w14:textId="2F7F09CC" w:rsidR="00573E2E" w:rsidRPr="008F21FC" w:rsidRDefault="00222819" w:rsidP="0068730F">
      <w:pPr>
        <w:pStyle w:val="Corpsdetexte"/>
        <w:spacing w:before="160" w:line="360" w:lineRule="auto"/>
        <w:ind w:right="454"/>
        <w:jc w:val="both"/>
        <w:rPr>
          <w:rStyle w:val="normaltextrun"/>
          <w:shd w:val="clear" w:color="auto" w:fill="FFFFFF"/>
        </w:rPr>
      </w:pPr>
      <w:r>
        <w:rPr>
          <w:noProof/>
          <w:lang w:eastAsia="fr-FR"/>
        </w:rPr>
        <mc:AlternateContent>
          <mc:Choice Requires="wps">
            <w:drawing>
              <wp:anchor distT="0" distB="0" distL="114300" distR="114300" simplePos="0" relativeHeight="251689472" behindDoc="0" locked="0" layoutInCell="1" allowOverlap="1" wp14:anchorId="2E2331F7" wp14:editId="5CB2F390">
                <wp:simplePos x="0" y="0"/>
                <wp:positionH relativeFrom="column">
                  <wp:posOffset>3835400</wp:posOffset>
                </wp:positionH>
                <wp:positionV relativeFrom="paragraph">
                  <wp:posOffset>21590</wp:posOffset>
                </wp:positionV>
                <wp:extent cx="2287270" cy="635"/>
                <wp:effectExtent l="0" t="0" r="0" b="2540"/>
                <wp:wrapSquare wrapText="bothSides"/>
                <wp:docPr id="53" name="Zone de texte 53"/>
                <wp:cNvGraphicFramePr/>
                <a:graphic xmlns:a="http://schemas.openxmlformats.org/drawingml/2006/main">
                  <a:graphicData uri="http://schemas.microsoft.com/office/word/2010/wordprocessingShape">
                    <wps:wsp>
                      <wps:cNvSpPr txBox="1"/>
                      <wps:spPr>
                        <a:xfrm>
                          <a:off x="0" y="0"/>
                          <a:ext cx="2287270" cy="635"/>
                        </a:xfrm>
                        <a:prstGeom prst="rect">
                          <a:avLst/>
                        </a:prstGeom>
                        <a:solidFill>
                          <a:prstClr val="white"/>
                        </a:solidFill>
                        <a:ln>
                          <a:noFill/>
                        </a:ln>
                      </wps:spPr>
                      <wps:txbx>
                        <w:txbxContent>
                          <w:p w14:paraId="0DC14F81" w14:textId="71913F3E" w:rsidR="0087095F" w:rsidRPr="00222819" w:rsidRDefault="0087095F" w:rsidP="00222819">
                            <w:pPr>
                              <w:pStyle w:val="Lgende"/>
                              <w:jc w:val="center"/>
                              <w:rPr>
                                <w:color w:val="000000" w:themeColor="text1"/>
                                <w:sz w:val="24"/>
                                <w:szCs w:val="24"/>
                              </w:rPr>
                            </w:pPr>
                            <w:bookmarkStart w:id="48" w:name="_Toc45315463"/>
                            <w:bookmarkStart w:id="49" w:name="_Toc4531569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3</w:t>
                            </w:r>
                            <w:r w:rsidRPr="00222819">
                              <w:rPr>
                                <w:color w:val="000000" w:themeColor="text1"/>
                                <w:sz w:val="24"/>
                                <w:szCs w:val="24"/>
                              </w:rPr>
                              <w:fldChar w:fldCharType="end"/>
                            </w:r>
                            <w:r w:rsidRPr="00222819">
                              <w:rPr>
                                <w:color w:val="000000" w:themeColor="text1"/>
                                <w:sz w:val="24"/>
                                <w:szCs w:val="24"/>
                              </w:rPr>
                              <w:t> : échographie thyroïdienne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2331F7" id="Zone de texte 53" o:spid="_x0000_s1031" type="#_x0000_t202" style="position:absolute;left:0;text-align:left;margin-left:302pt;margin-top:1.7pt;width:180.1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" stroked="f">
                <v:textbox style="mso-fit-shape-to-text:t" inset="0,0,0,0">
                  <w:txbxContent>
                    <w:p w14:paraId="0DC14F81" w14:textId="71913F3E" w:rsidR="0087095F" w:rsidRPr="00222819" w:rsidRDefault="0087095F" w:rsidP="00222819">
                      <w:pPr>
                        <w:pStyle w:val="Lgende"/>
                        <w:jc w:val="center"/>
                        <w:rPr>
                          <w:color w:val="000000" w:themeColor="text1"/>
                          <w:sz w:val="24"/>
                          <w:szCs w:val="24"/>
                        </w:rPr>
                      </w:pPr>
                      <w:bookmarkStart w:id="50" w:name="_Toc45315463"/>
                      <w:bookmarkStart w:id="51" w:name="_Toc4531569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3</w:t>
                      </w:r>
                      <w:r w:rsidRPr="00222819">
                        <w:rPr>
                          <w:color w:val="000000" w:themeColor="text1"/>
                          <w:sz w:val="24"/>
                          <w:szCs w:val="24"/>
                        </w:rPr>
                        <w:fldChar w:fldCharType="end"/>
                      </w:r>
                      <w:r w:rsidRPr="00222819">
                        <w:rPr>
                          <w:color w:val="000000" w:themeColor="text1"/>
                          <w:sz w:val="24"/>
                          <w:szCs w:val="24"/>
                        </w:rPr>
                        <w:t> : échographie thyroïdienne</w:t>
                      </w:r>
                      <w:bookmarkEnd w:id="50"/>
                      <w:bookmarkEnd w:id="51"/>
                    </w:p>
                  </w:txbxContent>
                </v:textbox>
                <w10:wrap type="square"/>
              </v:shape>
            </w:pict>
          </mc:Fallback>
        </mc:AlternateContent>
      </w:r>
    </w:p>
    <w:p w14:paraId="4DEA730E" w14:textId="477A9B06" w:rsidR="00ED2F96" w:rsidRDefault="00222819" w:rsidP="00AC10A5">
      <w:pPr>
        <w:pStyle w:val="Corpsdetexte"/>
        <w:numPr>
          <w:ilvl w:val="0"/>
          <w:numId w:val="9"/>
        </w:numPr>
        <w:spacing w:before="160" w:line="360" w:lineRule="auto"/>
        <w:ind w:right="454"/>
        <w:jc w:val="both"/>
        <w:rPr>
          <w:rStyle w:val="normaltextrun"/>
          <w:shd w:val="clear" w:color="auto" w:fill="FFFFFF"/>
        </w:rPr>
      </w:pPr>
      <w:r>
        <w:rPr>
          <w:noProof/>
          <w:lang w:eastAsia="fr-FR"/>
        </w:rPr>
        <mc:AlternateContent>
          <mc:Choice Requires="wps">
            <w:drawing>
              <wp:anchor distT="0" distB="0" distL="114300" distR="114300" simplePos="0" relativeHeight="251691520" behindDoc="0" locked="0" layoutInCell="1" allowOverlap="1" wp14:anchorId="459A1CF5" wp14:editId="1B220F6A">
                <wp:simplePos x="0" y="0"/>
                <wp:positionH relativeFrom="column">
                  <wp:posOffset>3863975</wp:posOffset>
                </wp:positionH>
                <wp:positionV relativeFrom="paragraph">
                  <wp:posOffset>1939925</wp:posOffset>
                </wp:positionV>
                <wp:extent cx="221107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211070" cy="635"/>
                        </a:xfrm>
                        <a:prstGeom prst="rect">
                          <a:avLst/>
                        </a:prstGeom>
                        <a:solidFill>
                          <a:prstClr val="white"/>
                        </a:solidFill>
                        <a:ln>
                          <a:noFill/>
                        </a:ln>
                      </wps:spPr>
                      <wps:txbx>
                        <w:txbxContent>
                          <w:p w14:paraId="5173185D" w14:textId="17224EBF" w:rsidR="0087095F" w:rsidRPr="00222819" w:rsidRDefault="0087095F" w:rsidP="00222819">
                            <w:pPr>
                              <w:pStyle w:val="Lgende"/>
                              <w:jc w:val="center"/>
                              <w:rPr>
                                <w:color w:val="000000" w:themeColor="text1"/>
                                <w:sz w:val="24"/>
                                <w:szCs w:val="24"/>
                              </w:rPr>
                            </w:pPr>
                            <w:bookmarkStart w:id="52" w:name="_Toc45315464"/>
                            <w:bookmarkStart w:id="53" w:name="_Toc45315700"/>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4</w:t>
                            </w:r>
                            <w:r w:rsidRPr="00222819">
                              <w:rPr>
                                <w:color w:val="000000" w:themeColor="text1"/>
                                <w:sz w:val="24"/>
                                <w:szCs w:val="24"/>
                              </w:rPr>
                              <w:fldChar w:fldCharType="end"/>
                            </w:r>
                            <w:r w:rsidRPr="00222819">
                              <w:rPr>
                                <w:color w:val="000000" w:themeColor="text1"/>
                                <w:sz w:val="24"/>
                                <w:szCs w:val="24"/>
                              </w:rPr>
                              <w:t> : La </w:t>
                            </w:r>
                            <w:hyperlink r:id="rId29" w:tgtFrame="_self" w:tooltip="Scintigraphie thyroïdienne" w:history="1">
                              <w:r w:rsidRPr="00222819">
                                <w:rPr>
                                  <w:color w:val="000000" w:themeColor="text1"/>
                                  <w:sz w:val="24"/>
                                  <w:szCs w:val="24"/>
                                </w:rPr>
                                <w:t>scintigraphie</w:t>
                              </w:r>
                              <w:bookmarkEnd w:id="52"/>
                              <w:bookmarkEnd w:id="53"/>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1CF5" id="Zone de texte 54" o:spid="_x0000_s1032" type="#_x0000_t202" style="position:absolute;left:0;text-align:left;margin-left:304.25pt;margin-top:152.75pt;width:174.1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JcNAIAAGsEAAAOAAAAZHJzL2Uyb0RvYy54bWysVMFu2zAMvQ/YPwi6L06yN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" stroked="f">
                <v:textbox style="mso-fit-shape-to-text:t" inset="0,0,0,0">
                  <w:txbxContent>
                    <w:p w14:paraId="5173185D" w14:textId="17224EBF" w:rsidR="0087095F" w:rsidRPr="00222819" w:rsidRDefault="0087095F" w:rsidP="00222819">
                      <w:pPr>
                        <w:pStyle w:val="Lgende"/>
                        <w:jc w:val="center"/>
                        <w:rPr>
                          <w:color w:val="000000" w:themeColor="text1"/>
                          <w:sz w:val="24"/>
                          <w:szCs w:val="24"/>
                        </w:rPr>
                      </w:pPr>
                      <w:bookmarkStart w:id="54" w:name="_Toc45315464"/>
                      <w:bookmarkStart w:id="55" w:name="_Toc45315700"/>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4</w:t>
                      </w:r>
                      <w:r w:rsidRPr="00222819">
                        <w:rPr>
                          <w:color w:val="000000" w:themeColor="text1"/>
                          <w:sz w:val="24"/>
                          <w:szCs w:val="24"/>
                        </w:rPr>
                        <w:fldChar w:fldCharType="end"/>
                      </w:r>
                      <w:r w:rsidRPr="00222819">
                        <w:rPr>
                          <w:color w:val="000000" w:themeColor="text1"/>
                          <w:sz w:val="24"/>
                          <w:szCs w:val="24"/>
                        </w:rPr>
                        <w:t> : La </w:t>
                      </w:r>
                      <w:hyperlink r:id="rId30" w:tgtFrame="_self" w:tooltip="Scintigraphie thyroïdienne" w:history="1">
                        <w:r w:rsidRPr="00222819">
                          <w:rPr>
                            <w:color w:val="000000" w:themeColor="text1"/>
                            <w:sz w:val="24"/>
                            <w:szCs w:val="24"/>
                          </w:rPr>
                          <w:t>scintigraphie</w:t>
                        </w:r>
                        <w:bookmarkEnd w:id="54"/>
                        <w:bookmarkEnd w:id="55"/>
                      </w:hyperlink>
                    </w:p>
                  </w:txbxContent>
                </v:textbox>
                <w10:wrap type="square"/>
              </v:shape>
            </w:pict>
          </mc:Fallback>
        </mc:AlternateContent>
      </w:r>
      <w:r w:rsidR="00573E2E">
        <w:rPr>
          <w:noProof/>
          <w:shd w:val="clear" w:color="auto" w:fill="FFFFFF"/>
          <w:lang w:eastAsia="fr-FR"/>
        </w:rPr>
        <w:drawing>
          <wp:anchor distT="0" distB="0" distL="114300" distR="114300" simplePos="0" relativeHeight="251644416" behindDoc="0" locked="0" layoutInCell="1" allowOverlap="1" wp14:anchorId="4B8D2657" wp14:editId="624B6774">
            <wp:simplePos x="0" y="0"/>
            <wp:positionH relativeFrom="column">
              <wp:posOffset>3863975</wp:posOffset>
            </wp:positionH>
            <wp:positionV relativeFrom="paragraph">
              <wp:posOffset>158750</wp:posOffset>
            </wp:positionV>
            <wp:extent cx="2211070" cy="17240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1070" cy="1724025"/>
                    </a:xfrm>
                    <a:prstGeom prst="rect">
                      <a:avLst/>
                    </a:prstGeom>
                  </pic:spPr>
                </pic:pic>
              </a:graphicData>
            </a:graphic>
            <wp14:sizeRelH relativeFrom="margin">
              <wp14:pctWidth>0</wp14:pctWidth>
            </wp14:sizeRelH>
            <wp14:sizeRelV relativeFrom="margin">
              <wp14:pctHeight>0</wp14:pctHeight>
            </wp14:sizeRelV>
          </wp:anchor>
        </w:drawing>
      </w:r>
      <w:r w:rsidR="00ED2F96" w:rsidRPr="00AC4FE8">
        <w:rPr>
          <w:rStyle w:val="normaltextrun"/>
          <w:i/>
          <w:iCs/>
          <w:u w:val="single"/>
          <w:shd w:val="clear" w:color="auto" w:fill="FFFFFF"/>
        </w:rPr>
        <w:t>La </w:t>
      </w:r>
      <w:hyperlink r:id="rId32" w:tgtFrame="_self" w:tooltip="Scintigraphie thyroïdienne" w:history="1">
        <w:r w:rsidR="00ED2F96" w:rsidRPr="00AC4FE8">
          <w:rPr>
            <w:rStyle w:val="normaltextrun"/>
            <w:i/>
            <w:iCs/>
            <w:u w:val="single"/>
            <w:shd w:val="clear" w:color="auto" w:fill="FFFFFF"/>
          </w:rPr>
          <w:t>scintigraphie</w:t>
        </w:r>
      </w:hyperlink>
      <w:r w:rsidR="00AC4FE8">
        <w:rPr>
          <w:rStyle w:val="normaltextrun"/>
          <w:i/>
          <w:iCs/>
          <w:u w:val="single"/>
          <w:shd w:val="clear" w:color="auto" w:fill="FFFFFF"/>
        </w:rPr>
        <w:t> </w:t>
      </w:r>
      <w:r w:rsidR="00AC4FE8">
        <w:rPr>
          <w:rStyle w:val="normaltextrun"/>
          <w:shd w:val="clear" w:color="auto" w:fill="FFFFFF"/>
        </w:rPr>
        <w:t>:</w:t>
      </w:r>
      <w:r w:rsidR="00ED2F96" w:rsidRPr="008F21FC">
        <w:rPr>
          <w:rStyle w:val="normaltextrun"/>
          <w:shd w:val="clear" w:color="auto" w:fill="FFFFFF"/>
        </w:rPr>
        <w:t xml:space="preserve"> permet, après ingestion d'une très faible dose d'iode radioactive ou de technétium radioactif, de déterminer au moyen d'une caméra si un nodule thyroïdien sécrète (nodule "chaud</w:t>
      </w:r>
      <w:r w:rsidR="00ED2F96" w:rsidRPr="005F5EF9">
        <w:rPr>
          <w:rStyle w:val="normaltextrun"/>
          <w:shd w:val="clear" w:color="auto" w:fill="FFFFFF"/>
        </w:rPr>
        <w:t>"</w:t>
      </w:r>
      <w:r w:rsidR="005F5EF9" w:rsidRPr="005F5EF9">
        <w:rPr>
          <w:rStyle w:val="normaltextrun"/>
          <w:shd w:val="clear" w:color="auto" w:fill="FFFFFF"/>
        </w:rPr>
        <w:t xml:space="preserve">, presque toujours bénin, </w:t>
      </w:r>
      <w:r w:rsidR="00ED2F96" w:rsidRPr="008F21FC">
        <w:rPr>
          <w:rStyle w:val="normaltextrun"/>
          <w:shd w:val="clear" w:color="auto" w:fill="FFFFFF"/>
        </w:rPr>
        <w:t xml:space="preserve"> qui apparaît foncé à l'image) ou non (nodule "froid")</w:t>
      </w:r>
      <w:r w:rsidR="005F5EF9">
        <w:rPr>
          <w:rStyle w:val="normaltextrun"/>
          <w:shd w:val="clear" w:color="auto" w:fill="FFFFFF"/>
        </w:rPr>
        <w:t xml:space="preserve"> </w:t>
      </w:r>
      <w:r w:rsidR="00ED2F96" w:rsidRPr="008F21FC">
        <w:rPr>
          <w:rStyle w:val="normaltextrun"/>
          <w:shd w:val="clear" w:color="auto" w:fill="FFFFFF"/>
        </w:rPr>
        <w:t>des hormones thyroïdiennes.</w:t>
      </w:r>
    </w:p>
    <w:p w14:paraId="2CEAAA5A" w14:textId="6FA686A3" w:rsidR="0005758D" w:rsidRPr="008F21FC" w:rsidRDefault="0005758D" w:rsidP="0005758D">
      <w:pPr>
        <w:pStyle w:val="Corpsdetexte"/>
        <w:spacing w:before="160" w:line="360" w:lineRule="auto"/>
        <w:ind w:left="798" w:right="454"/>
        <w:jc w:val="both"/>
        <w:rPr>
          <w:rStyle w:val="normaltextrun"/>
          <w:shd w:val="clear" w:color="auto" w:fill="FFFFFF"/>
        </w:rPr>
      </w:pPr>
    </w:p>
    <w:p w14:paraId="3BD0CA5E" w14:textId="1CC789DD" w:rsidR="008F21FC" w:rsidRPr="005F5EF9" w:rsidRDefault="00222819" w:rsidP="00AC10A5">
      <w:pPr>
        <w:pStyle w:val="Corpsdetexte"/>
        <w:numPr>
          <w:ilvl w:val="0"/>
          <w:numId w:val="9"/>
        </w:numPr>
        <w:spacing w:before="160" w:line="360" w:lineRule="auto"/>
        <w:ind w:right="454"/>
        <w:jc w:val="both"/>
        <w:rPr>
          <w:rStyle w:val="normaltextrun"/>
          <w:shd w:val="clear" w:color="auto" w:fill="FFFFFF"/>
        </w:rPr>
      </w:pPr>
      <w:r>
        <w:rPr>
          <w:noProof/>
          <w:lang w:eastAsia="fr-FR"/>
        </w:rPr>
        <w:lastRenderedPageBreak/>
        <mc:AlternateContent>
          <mc:Choice Requires="wps">
            <w:drawing>
              <wp:anchor distT="0" distB="0" distL="114300" distR="114300" simplePos="0" relativeHeight="251693568" behindDoc="0" locked="0" layoutInCell="1" allowOverlap="1" wp14:anchorId="2E00A872" wp14:editId="099E63FC">
                <wp:simplePos x="0" y="0"/>
                <wp:positionH relativeFrom="column">
                  <wp:posOffset>3863975</wp:posOffset>
                </wp:positionH>
                <wp:positionV relativeFrom="paragraph">
                  <wp:posOffset>1484630</wp:posOffset>
                </wp:positionV>
                <wp:extent cx="219075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088977DA" w14:textId="3E02C01A" w:rsidR="0087095F" w:rsidRPr="00222819" w:rsidRDefault="0087095F" w:rsidP="00222819">
                            <w:pPr>
                              <w:pStyle w:val="Lgende"/>
                              <w:jc w:val="center"/>
                              <w:rPr>
                                <w:color w:val="000000" w:themeColor="text1"/>
                                <w:sz w:val="24"/>
                                <w:szCs w:val="24"/>
                              </w:rPr>
                            </w:pPr>
                            <w:bookmarkStart w:id="56" w:name="_Toc45315465"/>
                            <w:bookmarkStart w:id="57" w:name="_Toc45315701"/>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5</w:t>
                            </w:r>
                            <w:r w:rsidRPr="00222819">
                              <w:rPr>
                                <w:color w:val="000000" w:themeColor="text1"/>
                                <w:sz w:val="24"/>
                                <w:szCs w:val="24"/>
                              </w:rPr>
                              <w:fldChar w:fldCharType="end"/>
                            </w:r>
                            <w:r w:rsidRPr="00222819">
                              <w:rPr>
                                <w:color w:val="000000" w:themeColor="text1"/>
                                <w:sz w:val="24"/>
                                <w:szCs w:val="24"/>
                              </w:rPr>
                              <w:t xml:space="preserve"> : </w:t>
                            </w:r>
                            <w:proofErr w:type="spellStart"/>
                            <w:r w:rsidRPr="00222819">
                              <w:rPr>
                                <w:color w:val="000000" w:themeColor="text1"/>
                                <w:sz w:val="24"/>
                                <w:szCs w:val="24"/>
                              </w:rPr>
                              <w:t>cytoponction</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0A872" id="Zone de texte 56" o:spid="_x0000_s1033" type="#_x0000_t202" style="position:absolute;left:0;text-align:left;margin-left:304.25pt;margin-top:116.9pt;width:17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z6NAIAAGsEAAAOAAAAZHJzL2Uyb0RvYy54bWysVMFu2zAMvQ/YPwi6L04yJN2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" stroked="f">
                <v:textbox style="mso-fit-shape-to-text:t" inset="0,0,0,0">
                  <w:txbxContent>
                    <w:p w14:paraId="088977DA" w14:textId="3E02C01A" w:rsidR="0087095F" w:rsidRPr="00222819" w:rsidRDefault="0087095F" w:rsidP="00222819">
                      <w:pPr>
                        <w:pStyle w:val="Lgende"/>
                        <w:jc w:val="center"/>
                        <w:rPr>
                          <w:color w:val="000000" w:themeColor="text1"/>
                          <w:sz w:val="24"/>
                          <w:szCs w:val="24"/>
                        </w:rPr>
                      </w:pPr>
                      <w:bookmarkStart w:id="58" w:name="_Toc45315465"/>
                      <w:bookmarkStart w:id="59" w:name="_Toc45315701"/>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5</w:t>
                      </w:r>
                      <w:r w:rsidRPr="00222819">
                        <w:rPr>
                          <w:color w:val="000000" w:themeColor="text1"/>
                          <w:sz w:val="24"/>
                          <w:szCs w:val="24"/>
                        </w:rPr>
                        <w:fldChar w:fldCharType="end"/>
                      </w:r>
                      <w:r w:rsidRPr="00222819">
                        <w:rPr>
                          <w:color w:val="000000" w:themeColor="text1"/>
                          <w:sz w:val="24"/>
                          <w:szCs w:val="24"/>
                        </w:rPr>
                        <w:t xml:space="preserve"> : </w:t>
                      </w:r>
                      <w:proofErr w:type="spellStart"/>
                      <w:r w:rsidRPr="00222819">
                        <w:rPr>
                          <w:color w:val="000000" w:themeColor="text1"/>
                          <w:sz w:val="24"/>
                          <w:szCs w:val="24"/>
                        </w:rPr>
                        <w:t>cytoponction</w:t>
                      </w:r>
                      <w:bookmarkEnd w:id="58"/>
                      <w:bookmarkEnd w:id="59"/>
                      <w:proofErr w:type="spellEnd"/>
                    </w:p>
                  </w:txbxContent>
                </v:textbox>
                <w10:wrap type="square"/>
              </v:shape>
            </w:pict>
          </mc:Fallback>
        </mc:AlternateContent>
      </w:r>
      <w:r w:rsidR="001074FC">
        <w:rPr>
          <w:noProof/>
          <w:shd w:val="clear" w:color="auto" w:fill="FFFFFF"/>
          <w:lang w:eastAsia="fr-FR"/>
        </w:rPr>
        <w:drawing>
          <wp:anchor distT="0" distB="0" distL="114300" distR="114300" simplePos="0" relativeHeight="251647488" behindDoc="0" locked="0" layoutInCell="1" allowOverlap="1" wp14:anchorId="729082C1" wp14:editId="200F8BB9">
            <wp:simplePos x="0" y="0"/>
            <wp:positionH relativeFrom="column">
              <wp:posOffset>3863975</wp:posOffset>
            </wp:positionH>
            <wp:positionV relativeFrom="paragraph">
              <wp:posOffset>17780</wp:posOffset>
            </wp:positionV>
            <wp:extent cx="2190750" cy="1409700"/>
            <wp:effectExtent l="0" t="0" r="0" b="0"/>
            <wp:wrapSquare wrapText="bothSides"/>
            <wp:docPr id="17" name="Image 17" descr="Une image contenant personne, femme, tena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rmoablation-radiofrequence-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0750" cy="1409700"/>
                    </a:xfrm>
                    <a:prstGeom prst="rect">
                      <a:avLst/>
                    </a:prstGeom>
                  </pic:spPr>
                </pic:pic>
              </a:graphicData>
            </a:graphic>
            <wp14:sizeRelH relativeFrom="margin">
              <wp14:pctWidth>0</wp14:pctWidth>
            </wp14:sizeRelH>
            <wp14:sizeRelV relativeFrom="margin">
              <wp14:pctHeight>0</wp14:pctHeight>
            </wp14:sizeRelV>
          </wp:anchor>
        </w:drawing>
      </w:r>
      <w:r w:rsidR="005F5EF9">
        <w:rPr>
          <w:rStyle w:val="normaltextrun"/>
          <w:shd w:val="clear" w:color="auto" w:fill="FFFFFF"/>
        </w:rPr>
        <w:t>L</w:t>
      </w:r>
      <w:r w:rsidR="00ED2F96" w:rsidRPr="005F5EF9">
        <w:rPr>
          <w:rStyle w:val="normaltextrun"/>
          <w:shd w:val="clear" w:color="auto" w:fill="FFFFFF"/>
        </w:rPr>
        <w:t>a ponction (</w:t>
      </w:r>
      <w:bookmarkStart w:id="60" w:name="_Hlk45135259"/>
      <w:proofErr w:type="spellStart"/>
      <w:r w:rsidR="00ED2F96" w:rsidRPr="005F5EF9">
        <w:rPr>
          <w:rStyle w:val="normaltextrun"/>
          <w:i/>
          <w:iCs/>
          <w:u w:val="single"/>
          <w:shd w:val="clear" w:color="auto" w:fill="FFFFFF"/>
        </w:rPr>
        <w:t>cytoponction</w:t>
      </w:r>
      <w:bookmarkEnd w:id="60"/>
      <w:proofErr w:type="spellEnd"/>
      <w:r w:rsidR="00ED2F96" w:rsidRPr="005F5EF9">
        <w:rPr>
          <w:rStyle w:val="normaltextrun"/>
          <w:shd w:val="clear" w:color="auto" w:fill="FFFFFF"/>
        </w:rPr>
        <w:t>) à l'aiguille fine, peu douloureuse, qui permettra de prélever quelques cellules de tissu thyroïdien pour en faire l'analyse et de repérer ainsi avec une grande précision les nodules cancéreux, qui devront être opérés.</w:t>
      </w:r>
    </w:p>
    <w:p w14:paraId="71BD325E" w14:textId="2DB31D24" w:rsidR="00DF6407" w:rsidRDefault="00DF6407" w:rsidP="00820362">
      <w:pPr>
        <w:pStyle w:val="Titre3"/>
        <w:tabs>
          <w:tab w:val="left" w:pos="962"/>
        </w:tabs>
        <w:spacing w:before="207"/>
      </w:pPr>
    </w:p>
    <w:p w14:paraId="4B71C0F3" w14:textId="77777777" w:rsidR="004F00A8" w:rsidRDefault="004F00A8" w:rsidP="00820362">
      <w:pPr>
        <w:pStyle w:val="Titre3"/>
        <w:tabs>
          <w:tab w:val="left" w:pos="962"/>
        </w:tabs>
        <w:spacing w:before="207"/>
      </w:pPr>
    </w:p>
    <w:p w14:paraId="4759B63F" w14:textId="2B16BA72" w:rsidR="005F5EF9" w:rsidRDefault="00672ADB" w:rsidP="00AC10A5">
      <w:pPr>
        <w:pStyle w:val="Corpsdetexte"/>
        <w:numPr>
          <w:ilvl w:val="0"/>
          <w:numId w:val="9"/>
        </w:numPr>
        <w:spacing w:before="160" w:line="360" w:lineRule="auto"/>
        <w:ind w:right="454"/>
        <w:jc w:val="both"/>
        <w:rPr>
          <w:rStyle w:val="normaltextrun"/>
          <w:shd w:val="clear" w:color="auto" w:fill="FFFFFF"/>
        </w:rPr>
      </w:pPr>
      <w:r w:rsidRPr="008F21FC">
        <w:rPr>
          <w:rStyle w:val="normaltextrun"/>
          <w:shd w:val="clear" w:color="auto" w:fill="FFFFFF"/>
        </w:rPr>
        <w:t xml:space="preserve">Enfin, </w:t>
      </w:r>
      <w:r>
        <w:rPr>
          <w:rStyle w:val="normaltextrun"/>
          <w:shd w:val="clear" w:color="auto" w:fill="FFFFFF"/>
        </w:rPr>
        <w:t>les</w:t>
      </w:r>
      <w:r w:rsidR="005F5EF9" w:rsidRPr="00AC4FE8">
        <w:rPr>
          <w:rStyle w:val="normaltextrun"/>
          <w:i/>
          <w:iCs/>
          <w:u w:val="single"/>
          <w:shd w:val="clear" w:color="auto" w:fill="FFFFFF"/>
        </w:rPr>
        <w:t xml:space="preserve"> dosages </w:t>
      </w:r>
      <w:r w:rsidR="009B38D7" w:rsidRPr="00AC4FE8">
        <w:rPr>
          <w:rStyle w:val="normaltextrun"/>
          <w:i/>
          <w:iCs/>
          <w:u w:val="single"/>
          <w:shd w:val="clear" w:color="auto" w:fill="FFFFFF"/>
        </w:rPr>
        <w:t xml:space="preserve">hormonaux </w:t>
      </w:r>
      <w:r w:rsidR="009B38D7" w:rsidRPr="009B38D7">
        <w:rPr>
          <w:rStyle w:val="normaltextrun"/>
          <w:shd w:val="clear" w:color="auto" w:fill="FFFFFF"/>
        </w:rPr>
        <w:t>sont</w:t>
      </w:r>
      <w:r w:rsidR="005F5EF9" w:rsidRPr="009B38D7">
        <w:rPr>
          <w:rStyle w:val="normaltextrun"/>
          <w:shd w:val="clear" w:color="auto" w:fill="FFFFFF"/>
        </w:rPr>
        <w:t xml:space="preserve"> </w:t>
      </w:r>
      <w:r w:rsidR="005F5EF9" w:rsidRPr="008F21FC">
        <w:rPr>
          <w:rStyle w:val="normaltextrun"/>
          <w:shd w:val="clear" w:color="auto" w:fill="FFFFFF"/>
        </w:rPr>
        <w:t>réalisés chaque fois que l'on suspecte une anomalie de fonctionnement de la thyroïde mais aussi pour surveiller les effets des traitements.</w:t>
      </w:r>
    </w:p>
    <w:p w14:paraId="1DF243AA" w14:textId="2C4B8136" w:rsidR="005F5EF9" w:rsidRDefault="005F5EF9" w:rsidP="005F5EF9">
      <w:pPr>
        <w:pStyle w:val="Paragraphedeliste"/>
        <w:rPr>
          <w:rStyle w:val="normaltextrun"/>
          <w:shd w:val="clear" w:color="auto" w:fill="FFFFFF"/>
        </w:rPr>
      </w:pPr>
    </w:p>
    <w:p w14:paraId="67A8BE6B" w14:textId="4F9E0BDA" w:rsidR="004312BE" w:rsidRDefault="004312BE" w:rsidP="005F5EF9">
      <w:pPr>
        <w:pStyle w:val="Paragraphedeliste"/>
        <w:rPr>
          <w:rStyle w:val="normaltextrun"/>
          <w:shd w:val="clear" w:color="auto" w:fill="FFFFFF"/>
        </w:rPr>
      </w:pPr>
    </w:p>
    <w:p w14:paraId="7D398322" w14:textId="4F50D515" w:rsidR="004312BE" w:rsidRDefault="004312BE" w:rsidP="005F5EF9">
      <w:pPr>
        <w:pStyle w:val="Paragraphedeliste"/>
        <w:rPr>
          <w:rStyle w:val="normaltextrun"/>
          <w:shd w:val="clear" w:color="auto" w:fill="FFFFFF"/>
        </w:rPr>
      </w:pPr>
    </w:p>
    <w:p w14:paraId="6B0B7466" w14:textId="60F733E1" w:rsidR="004312BE" w:rsidRDefault="004312BE" w:rsidP="005F5EF9">
      <w:pPr>
        <w:pStyle w:val="Paragraphedeliste"/>
        <w:rPr>
          <w:rStyle w:val="normaltextrun"/>
          <w:shd w:val="clear" w:color="auto" w:fill="FFFFFF"/>
        </w:rPr>
      </w:pPr>
    </w:p>
    <w:p w14:paraId="068E20D3" w14:textId="16EDCCCC" w:rsidR="004312BE" w:rsidRDefault="004312BE" w:rsidP="005F5EF9">
      <w:pPr>
        <w:pStyle w:val="Paragraphedeliste"/>
        <w:rPr>
          <w:rStyle w:val="normaltextrun"/>
          <w:shd w:val="clear" w:color="auto" w:fill="FFFFFF"/>
        </w:rPr>
      </w:pPr>
    </w:p>
    <w:p w14:paraId="3BD6761E" w14:textId="1528B398" w:rsidR="004312BE" w:rsidRDefault="004312BE" w:rsidP="005F5EF9">
      <w:pPr>
        <w:pStyle w:val="Paragraphedeliste"/>
        <w:rPr>
          <w:rStyle w:val="normaltextrun"/>
          <w:shd w:val="clear" w:color="auto" w:fill="FFFFFF"/>
        </w:rPr>
      </w:pPr>
    </w:p>
    <w:p w14:paraId="557E849E" w14:textId="154F0BFD" w:rsidR="004312BE" w:rsidRDefault="004312BE" w:rsidP="005F5EF9">
      <w:pPr>
        <w:pStyle w:val="Paragraphedeliste"/>
        <w:rPr>
          <w:rStyle w:val="normaltextrun"/>
          <w:shd w:val="clear" w:color="auto" w:fill="FFFFFF"/>
        </w:rPr>
      </w:pPr>
    </w:p>
    <w:p w14:paraId="148B9E69" w14:textId="31BA1702" w:rsidR="004312BE" w:rsidRDefault="004312BE" w:rsidP="005F5EF9">
      <w:pPr>
        <w:pStyle w:val="Paragraphedeliste"/>
        <w:rPr>
          <w:rStyle w:val="normaltextrun"/>
          <w:shd w:val="clear" w:color="auto" w:fill="FFFFFF"/>
        </w:rPr>
      </w:pPr>
    </w:p>
    <w:p w14:paraId="4B11877C" w14:textId="15CDCB74" w:rsidR="004312BE" w:rsidRDefault="004312BE" w:rsidP="005F5EF9">
      <w:pPr>
        <w:pStyle w:val="Paragraphedeliste"/>
        <w:rPr>
          <w:rStyle w:val="normaltextrun"/>
          <w:shd w:val="clear" w:color="auto" w:fill="FFFFFF"/>
        </w:rPr>
      </w:pPr>
    </w:p>
    <w:p w14:paraId="1302E33B" w14:textId="14B1EA3A" w:rsidR="004312BE" w:rsidRDefault="004312BE" w:rsidP="005F5EF9">
      <w:pPr>
        <w:pStyle w:val="Paragraphedeliste"/>
        <w:rPr>
          <w:rStyle w:val="normaltextrun"/>
          <w:shd w:val="clear" w:color="auto" w:fill="FFFFFF"/>
        </w:rPr>
      </w:pPr>
    </w:p>
    <w:p w14:paraId="087382A6" w14:textId="12B91860" w:rsidR="004312BE" w:rsidRDefault="004312BE" w:rsidP="005F5EF9">
      <w:pPr>
        <w:pStyle w:val="Paragraphedeliste"/>
        <w:rPr>
          <w:rStyle w:val="normaltextrun"/>
          <w:shd w:val="clear" w:color="auto" w:fill="FFFFFF"/>
        </w:rPr>
      </w:pPr>
    </w:p>
    <w:p w14:paraId="61E8D671" w14:textId="514F6942" w:rsidR="004312BE" w:rsidRDefault="004312BE" w:rsidP="005F5EF9">
      <w:pPr>
        <w:pStyle w:val="Paragraphedeliste"/>
        <w:rPr>
          <w:rStyle w:val="normaltextrun"/>
          <w:shd w:val="clear" w:color="auto" w:fill="FFFFFF"/>
        </w:rPr>
      </w:pPr>
    </w:p>
    <w:p w14:paraId="6E85D806" w14:textId="7B599439" w:rsidR="004312BE" w:rsidRDefault="004312BE" w:rsidP="005F5EF9">
      <w:pPr>
        <w:pStyle w:val="Paragraphedeliste"/>
        <w:rPr>
          <w:rStyle w:val="normaltextrun"/>
          <w:shd w:val="clear" w:color="auto" w:fill="FFFFFF"/>
        </w:rPr>
      </w:pPr>
    </w:p>
    <w:p w14:paraId="369840F9" w14:textId="63ABF253" w:rsidR="004312BE" w:rsidRDefault="004312BE" w:rsidP="005F5EF9">
      <w:pPr>
        <w:pStyle w:val="Paragraphedeliste"/>
        <w:rPr>
          <w:rStyle w:val="normaltextrun"/>
          <w:shd w:val="clear" w:color="auto" w:fill="FFFFFF"/>
        </w:rPr>
      </w:pPr>
    </w:p>
    <w:p w14:paraId="567C4F90" w14:textId="0F45FA42" w:rsidR="004312BE" w:rsidRDefault="004312BE" w:rsidP="005F5EF9">
      <w:pPr>
        <w:pStyle w:val="Paragraphedeliste"/>
        <w:rPr>
          <w:rStyle w:val="normaltextrun"/>
          <w:shd w:val="clear" w:color="auto" w:fill="FFFFFF"/>
        </w:rPr>
      </w:pPr>
    </w:p>
    <w:p w14:paraId="0A9E6ABB" w14:textId="60553E76" w:rsidR="004312BE" w:rsidRDefault="004312BE" w:rsidP="005F5EF9">
      <w:pPr>
        <w:pStyle w:val="Paragraphedeliste"/>
        <w:rPr>
          <w:rStyle w:val="normaltextrun"/>
          <w:shd w:val="clear" w:color="auto" w:fill="FFFFFF"/>
        </w:rPr>
      </w:pPr>
    </w:p>
    <w:p w14:paraId="414A1F6A" w14:textId="72C5CA59" w:rsidR="004312BE" w:rsidRDefault="004312BE" w:rsidP="005F5EF9">
      <w:pPr>
        <w:pStyle w:val="Paragraphedeliste"/>
        <w:rPr>
          <w:rStyle w:val="normaltextrun"/>
          <w:shd w:val="clear" w:color="auto" w:fill="FFFFFF"/>
        </w:rPr>
      </w:pPr>
    </w:p>
    <w:p w14:paraId="28F0BEC1" w14:textId="2641B2E4" w:rsidR="004312BE" w:rsidRDefault="004312BE" w:rsidP="005F5EF9">
      <w:pPr>
        <w:pStyle w:val="Paragraphedeliste"/>
        <w:rPr>
          <w:rStyle w:val="normaltextrun"/>
          <w:shd w:val="clear" w:color="auto" w:fill="FFFFFF"/>
        </w:rPr>
      </w:pPr>
    </w:p>
    <w:p w14:paraId="41788994" w14:textId="00602893" w:rsidR="004312BE" w:rsidRDefault="004312BE" w:rsidP="005F5EF9">
      <w:pPr>
        <w:pStyle w:val="Paragraphedeliste"/>
        <w:rPr>
          <w:rStyle w:val="normaltextrun"/>
          <w:shd w:val="clear" w:color="auto" w:fill="FFFFFF"/>
        </w:rPr>
      </w:pPr>
    </w:p>
    <w:p w14:paraId="040145A8" w14:textId="0E1546BA" w:rsidR="004312BE" w:rsidRDefault="004312BE" w:rsidP="005F5EF9">
      <w:pPr>
        <w:pStyle w:val="Paragraphedeliste"/>
        <w:rPr>
          <w:rStyle w:val="normaltextrun"/>
          <w:shd w:val="clear" w:color="auto" w:fill="FFFFFF"/>
        </w:rPr>
      </w:pPr>
    </w:p>
    <w:p w14:paraId="61470923" w14:textId="067776D0" w:rsidR="004312BE" w:rsidRDefault="004312BE" w:rsidP="005F5EF9">
      <w:pPr>
        <w:pStyle w:val="Paragraphedeliste"/>
        <w:rPr>
          <w:rStyle w:val="normaltextrun"/>
          <w:shd w:val="clear" w:color="auto" w:fill="FFFFFF"/>
        </w:rPr>
      </w:pPr>
    </w:p>
    <w:p w14:paraId="3015B938" w14:textId="6153C274" w:rsidR="004312BE" w:rsidRDefault="004312BE" w:rsidP="005F5EF9">
      <w:pPr>
        <w:pStyle w:val="Paragraphedeliste"/>
        <w:rPr>
          <w:rStyle w:val="normaltextrun"/>
          <w:shd w:val="clear" w:color="auto" w:fill="FFFFFF"/>
        </w:rPr>
      </w:pPr>
    </w:p>
    <w:p w14:paraId="6557C20B" w14:textId="2BEF524D" w:rsidR="004312BE" w:rsidRDefault="004312BE" w:rsidP="005F5EF9">
      <w:pPr>
        <w:pStyle w:val="Paragraphedeliste"/>
        <w:rPr>
          <w:rStyle w:val="normaltextrun"/>
          <w:shd w:val="clear" w:color="auto" w:fill="FFFFFF"/>
        </w:rPr>
      </w:pPr>
    </w:p>
    <w:p w14:paraId="17350FC5" w14:textId="2DE7FF5B" w:rsidR="004312BE" w:rsidRDefault="004312BE" w:rsidP="005F5EF9">
      <w:pPr>
        <w:pStyle w:val="Paragraphedeliste"/>
        <w:rPr>
          <w:rStyle w:val="normaltextrun"/>
          <w:shd w:val="clear" w:color="auto" w:fill="FFFFFF"/>
        </w:rPr>
      </w:pPr>
    </w:p>
    <w:p w14:paraId="383C0A8B" w14:textId="4EE2414E" w:rsidR="004312BE" w:rsidRDefault="004312BE" w:rsidP="005F5EF9">
      <w:pPr>
        <w:pStyle w:val="Paragraphedeliste"/>
        <w:rPr>
          <w:rStyle w:val="normaltextrun"/>
          <w:shd w:val="clear" w:color="auto" w:fill="FFFFFF"/>
        </w:rPr>
      </w:pPr>
    </w:p>
    <w:p w14:paraId="58F01F4E" w14:textId="3D434230" w:rsidR="004312BE" w:rsidRDefault="004312BE" w:rsidP="005F5EF9">
      <w:pPr>
        <w:pStyle w:val="Paragraphedeliste"/>
        <w:rPr>
          <w:rStyle w:val="normaltextrun"/>
          <w:shd w:val="clear" w:color="auto" w:fill="FFFFFF"/>
        </w:rPr>
      </w:pPr>
    </w:p>
    <w:p w14:paraId="584F0FB1" w14:textId="43CC5A2C" w:rsidR="004312BE" w:rsidRDefault="004312BE" w:rsidP="005F5EF9">
      <w:pPr>
        <w:pStyle w:val="Paragraphedeliste"/>
        <w:rPr>
          <w:rStyle w:val="normaltextrun"/>
          <w:shd w:val="clear" w:color="auto" w:fill="FFFFFF"/>
        </w:rPr>
      </w:pPr>
    </w:p>
    <w:p w14:paraId="11AC1EF5" w14:textId="3F0F698B" w:rsidR="004312BE" w:rsidRDefault="004312BE" w:rsidP="005F5EF9">
      <w:pPr>
        <w:pStyle w:val="Paragraphedeliste"/>
        <w:rPr>
          <w:rStyle w:val="normaltextrun"/>
          <w:shd w:val="clear" w:color="auto" w:fill="FFFFFF"/>
        </w:rPr>
      </w:pPr>
    </w:p>
    <w:p w14:paraId="4D50C3F9" w14:textId="11A252B7" w:rsidR="004312BE" w:rsidRDefault="004312BE" w:rsidP="005F5EF9">
      <w:pPr>
        <w:pStyle w:val="Paragraphedeliste"/>
        <w:rPr>
          <w:rStyle w:val="normaltextrun"/>
          <w:shd w:val="clear" w:color="auto" w:fill="FFFFFF"/>
        </w:rPr>
      </w:pPr>
    </w:p>
    <w:p w14:paraId="1B4BFB44" w14:textId="783B9439" w:rsidR="004312BE" w:rsidRDefault="004312BE" w:rsidP="005F5EF9">
      <w:pPr>
        <w:pStyle w:val="Paragraphedeliste"/>
        <w:rPr>
          <w:rStyle w:val="normaltextrun"/>
          <w:shd w:val="clear" w:color="auto" w:fill="FFFFFF"/>
        </w:rPr>
      </w:pPr>
    </w:p>
    <w:p w14:paraId="20B238F5" w14:textId="538ED6AC" w:rsidR="004312BE" w:rsidRDefault="004312BE" w:rsidP="005F5EF9">
      <w:pPr>
        <w:pStyle w:val="Paragraphedeliste"/>
        <w:rPr>
          <w:rStyle w:val="normaltextrun"/>
          <w:shd w:val="clear" w:color="auto" w:fill="FFFFFF"/>
        </w:rPr>
      </w:pPr>
    </w:p>
    <w:p w14:paraId="29CE5AF4" w14:textId="6EE4D218" w:rsidR="004312BE" w:rsidRDefault="004312BE" w:rsidP="005F5EF9">
      <w:pPr>
        <w:pStyle w:val="Paragraphedeliste"/>
        <w:rPr>
          <w:rStyle w:val="normaltextrun"/>
          <w:shd w:val="clear" w:color="auto" w:fill="FFFFFF"/>
        </w:rPr>
      </w:pPr>
    </w:p>
    <w:p w14:paraId="5B5CD9DA" w14:textId="1644F575" w:rsidR="004312BE" w:rsidRDefault="004312BE" w:rsidP="005F5EF9">
      <w:pPr>
        <w:pStyle w:val="Paragraphedeliste"/>
        <w:rPr>
          <w:rStyle w:val="normaltextrun"/>
          <w:shd w:val="clear" w:color="auto" w:fill="FFFFFF"/>
        </w:rPr>
      </w:pPr>
    </w:p>
    <w:p w14:paraId="6E895A33" w14:textId="43A2B395" w:rsidR="004312BE" w:rsidRDefault="004312BE" w:rsidP="005F5EF9">
      <w:pPr>
        <w:pStyle w:val="Paragraphedeliste"/>
        <w:rPr>
          <w:rStyle w:val="normaltextrun"/>
          <w:shd w:val="clear" w:color="auto" w:fill="FFFFFF"/>
        </w:rPr>
      </w:pPr>
    </w:p>
    <w:p w14:paraId="53D02E86" w14:textId="4F651315" w:rsidR="004312BE" w:rsidRDefault="004312BE" w:rsidP="005F5EF9">
      <w:pPr>
        <w:pStyle w:val="Paragraphedeliste"/>
        <w:rPr>
          <w:rStyle w:val="normaltextrun"/>
          <w:shd w:val="clear" w:color="auto" w:fill="FFFFFF"/>
        </w:rPr>
      </w:pPr>
    </w:p>
    <w:p w14:paraId="7399DB4D" w14:textId="7DBCADAD" w:rsidR="004312BE" w:rsidRDefault="004312BE" w:rsidP="005F5EF9">
      <w:pPr>
        <w:pStyle w:val="Paragraphedeliste"/>
        <w:rPr>
          <w:rStyle w:val="normaltextrun"/>
          <w:shd w:val="clear" w:color="auto" w:fill="FFFFFF"/>
        </w:rPr>
      </w:pPr>
    </w:p>
    <w:p w14:paraId="4A5FAE72" w14:textId="77777777" w:rsidR="004312BE" w:rsidRDefault="004312BE" w:rsidP="005F5EF9">
      <w:pPr>
        <w:pStyle w:val="Paragraphedeliste"/>
        <w:rPr>
          <w:rStyle w:val="normaltextrun"/>
          <w:shd w:val="clear" w:color="auto" w:fill="FFFFFF"/>
        </w:rPr>
      </w:pPr>
    </w:p>
    <w:p w14:paraId="089BB2E9" w14:textId="66074967" w:rsidR="00620C72" w:rsidRDefault="00620C72" w:rsidP="00DA1F41">
      <w:pPr>
        <w:pStyle w:val="Titre3"/>
        <w:numPr>
          <w:ilvl w:val="1"/>
          <w:numId w:val="1"/>
        </w:numPr>
        <w:tabs>
          <w:tab w:val="left" w:pos="962"/>
        </w:tabs>
        <w:spacing w:before="207"/>
        <w:ind w:hanging="524"/>
      </w:pPr>
      <w:bookmarkStart w:id="61" w:name="_Toc45213917"/>
      <w:bookmarkStart w:id="62" w:name="_Toc45355094"/>
      <w:r>
        <w:lastRenderedPageBreak/>
        <w:t>Échographie thyroïdienne</w:t>
      </w:r>
      <w:bookmarkEnd w:id="61"/>
      <w:bookmarkEnd w:id="62"/>
    </w:p>
    <w:p w14:paraId="7596D8AC" w14:textId="669691FB" w:rsidR="00CE4BF9" w:rsidRDefault="00CE4BF9" w:rsidP="00CE4BF9">
      <w:pPr>
        <w:pStyle w:val="Corpsdetexte"/>
        <w:spacing w:before="160" w:line="360" w:lineRule="auto"/>
        <w:ind w:left="438" w:right="454"/>
        <w:jc w:val="both"/>
      </w:pPr>
      <w:r w:rsidRPr="00CE4BF9">
        <w:t>Pour réaliser</w:t>
      </w:r>
      <w:r>
        <w:t xml:space="preserve"> une é</w:t>
      </w:r>
      <w:r w:rsidRPr="00CE4BF9">
        <w:t>chographie thyroïdienne</w:t>
      </w:r>
      <w:r>
        <w:t>,</w:t>
      </w:r>
      <w:r w:rsidRPr="00CE4BF9">
        <w:t xml:space="preserve"> </w:t>
      </w:r>
      <w:r>
        <w:t>l</w:t>
      </w:r>
      <w:r w:rsidRPr="00CE4BF9">
        <w:t xml:space="preserve">e médecin doit avoir </w:t>
      </w:r>
      <w:r w:rsidR="00E162EA">
        <w:t>certaines</w:t>
      </w:r>
      <w:r w:rsidRPr="00CE4BF9">
        <w:t xml:space="preserve"> informations sur le patient</w:t>
      </w:r>
      <w:r>
        <w:t>.</w:t>
      </w:r>
    </w:p>
    <w:p w14:paraId="396B3914" w14:textId="77777777" w:rsidR="004312BE" w:rsidRDefault="004312BE" w:rsidP="00CE4BF9">
      <w:pPr>
        <w:pStyle w:val="Corpsdetexte"/>
        <w:spacing w:before="160" w:line="360" w:lineRule="auto"/>
        <w:ind w:left="438" w:right="454"/>
        <w:jc w:val="both"/>
      </w:pPr>
    </w:p>
    <w:p w14:paraId="23D33927" w14:textId="004D627C" w:rsidR="00CE4BF9" w:rsidRDefault="00CE4BF9" w:rsidP="00CE4BF9">
      <w:pPr>
        <w:pStyle w:val="Titre4"/>
        <w:numPr>
          <w:ilvl w:val="2"/>
          <w:numId w:val="1"/>
        </w:numPr>
        <w:tabs>
          <w:tab w:val="left" w:pos="1082"/>
        </w:tabs>
        <w:spacing w:before="140"/>
        <w:ind w:hanging="644"/>
        <w:rPr>
          <w:rFonts w:ascii="Times New Roman" w:hAnsi="Times New Roman" w:cs="Times New Roman"/>
        </w:rPr>
      </w:pPr>
      <w:bookmarkStart w:id="63" w:name="_Toc45213918"/>
      <w:bookmarkStart w:id="64" w:name="_Toc45355095"/>
      <w:r w:rsidRPr="00ED2909">
        <w:rPr>
          <w:rFonts w:ascii="Times New Roman" w:hAnsi="Times New Roman" w:cs="Times New Roman"/>
        </w:rPr>
        <w:t>Patient</w:t>
      </w:r>
      <w:bookmarkEnd w:id="63"/>
      <w:bookmarkEnd w:id="64"/>
    </w:p>
    <w:p w14:paraId="4BAA09BA" w14:textId="211BD158" w:rsidR="00744C7A" w:rsidRDefault="00CE4BF9" w:rsidP="00CE4BF9">
      <w:pPr>
        <w:pStyle w:val="Corpsdetexte"/>
        <w:spacing w:before="160" w:line="360" w:lineRule="auto"/>
        <w:ind w:left="438" w:right="454"/>
        <w:jc w:val="both"/>
      </w:pPr>
      <w:r>
        <w:t xml:space="preserve">Un </w:t>
      </w:r>
      <w:r w:rsidR="00744C7A">
        <w:t xml:space="preserve">patient </w:t>
      </w:r>
      <w:r w:rsidR="00744C7A" w:rsidRPr="00744C7A">
        <w:t>est une personne qui subit une intervention chirurgicale ou suit un traitement médical</w:t>
      </w:r>
      <w:r w:rsidR="00E3763A">
        <w:t xml:space="preserve">. Parmi les informations qu’il faut savoir sur un </w:t>
      </w:r>
      <w:r w:rsidR="00475271">
        <w:t>patient,</w:t>
      </w:r>
      <w:r w:rsidR="00E3763A">
        <w:t xml:space="preserve"> on</w:t>
      </w:r>
      <w:r w:rsidR="001125E1">
        <w:t xml:space="preserve"> trouve le sexe et </w:t>
      </w:r>
      <w:r w:rsidR="00475271">
        <w:t>l’âge</w:t>
      </w:r>
      <w:r w:rsidR="001125E1">
        <w:t xml:space="preserve"> vu </w:t>
      </w:r>
      <w:r w:rsidR="00475271">
        <w:t>leurs influences</w:t>
      </w:r>
      <w:r w:rsidR="001125E1">
        <w:t xml:space="preserve"> </w:t>
      </w:r>
      <w:r w:rsidR="00F36C9C">
        <w:t>sur le</w:t>
      </w:r>
      <w:r w:rsidR="00AE6620">
        <w:t>s</w:t>
      </w:r>
      <w:r w:rsidR="00F36C9C">
        <w:t xml:space="preserve"> résultat</w:t>
      </w:r>
      <w:r w:rsidR="00AE6620">
        <w:t>s</w:t>
      </w:r>
      <w:r w:rsidR="00F36C9C">
        <w:t xml:space="preserve"> des examens.</w:t>
      </w:r>
    </w:p>
    <w:p w14:paraId="3036B76A" w14:textId="0E107737" w:rsidR="00CE4BF9" w:rsidRDefault="00475271" w:rsidP="00E3763A">
      <w:pPr>
        <w:pStyle w:val="Corpsdetexte"/>
        <w:spacing w:before="160" w:line="360" w:lineRule="auto"/>
        <w:ind w:left="438" w:right="454"/>
        <w:jc w:val="both"/>
      </w:pPr>
      <w:r w:rsidRPr="00475271">
        <w:t xml:space="preserve">En fait, l’hyperthyroïdie touche plus souvent les femmes que les hommes. Ainsi que </w:t>
      </w:r>
      <w:r w:rsidR="00F36C9C">
        <w:t>l</w:t>
      </w:r>
      <w:r w:rsidR="00CE4BF9">
        <w:t>a fréquence des nodules augmente avec l’âge</w:t>
      </w:r>
      <w:r w:rsidR="00F36C9C">
        <w:t xml:space="preserve"> : </w:t>
      </w:r>
      <w:r w:rsidR="00CE4BF9" w:rsidRPr="00E3763A">
        <w:t>Comme tous les organes, la thyroïde vieillit et les troubles deviennent plus fréquents avec l'âge. Après 60 ans, 10 à 15 % de la population sont touchés par l' </w:t>
      </w:r>
      <w:hyperlink r:id="rId34" w:tgtFrame="_self" w:history="1">
        <w:r w:rsidR="00CE4BF9" w:rsidRPr="00E3763A">
          <w:t>hypothyroïdie</w:t>
        </w:r>
      </w:hyperlink>
      <w:r w:rsidR="00CE4BF9" w:rsidRPr="00E3763A">
        <w:t xml:space="preserve">, et 1 à 3 % par une hyperthyroïdie. </w:t>
      </w:r>
    </w:p>
    <w:p w14:paraId="45C82FA4" w14:textId="77777777" w:rsidR="00AE6620" w:rsidRDefault="00AE6620" w:rsidP="00E3763A">
      <w:pPr>
        <w:pStyle w:val="Corpsdetexte"/>
        <w:spacing w:before="160" w:line="360" w:lineRule="auto"/>
        <w:ind w:left="438" w:right="454"/>
        <w:jc w:val="both"/>
      </w:pPr>
    </w:p>
    <w:p w14:paraId="259BC71C" w14:textId="66B23DC2" w:rsidR="00CE4BF9" w:rsidRDefault="00F76EA2" w:rsidP="00E162EA">
      <w:pPr>
        <w:pStyle w:val="Titre4"/>
        <w:numPr>
          <w:ilvl w:val="2"/>
          <w:numId w:val="1"/>
        </w:numPr>
        <w:tabs>
          <w:tab w:val="left" w:pos="1082"/>
        </w:tabs>
        <w:spacing w:before="140"/>
        <w:ind w:hanging="644"/>
        <w:rPr>
          <w:rFonts w:ascii="Times New Roman" w:hAnsi="Times New Roman" w:cs="Times New Roman"/>
        </w:rPr>
      </w:pPr>
      <w:bookmarkStart w:id="65" w:name="_Toc45213919"/>
      <w:bookmarkStart w:id="66" w:name="_Toc45355096"/>
      <w:r>
        <w:rPr>
          <w:rFonts w:ascii="Times New Roman" w:hAnsi="Times New Roman" w:cs="Times New Roman"/>
        </w:rPr>
        <w:t>Déroulement</w:t>
      </w:r>
      <w:r w:rsidR="007526E7">
        <w:rPr>
          <w:rFonts w:ascii="Times New Roman" w:hAnsi="Times New Roman" w:cs="Times New Roman"/>
        </w:rPr>
        <w:t xml:space="preserve"> d’une échographie thyroïdienne</w:t>
      </w:r>
      <w:bookmarkEnd w:id="65"/>
      <w:bookmarkEnd w:id="66"/>
    </w:p>
    <w:p w14:paraId="7B643628" w14:textId="705F2B93" w:rsidR="00F76EA2" w:rsidRDefault="00F76EA2" w:rsidP="00F76EA2">
      <w:pPr>
        <w:pStyle w:val="Corpsdetexte"/>
        <w:spacing w:before="160" w:line="360" w:lineRule="auto"/>
        <w:ind w:left="438" w:right="454"/>
        <w:jc w:val="both"/>
      </w:pPr>
      <w:r w:rsidRPr="004D314C">
        <w:t>Avant l'examen, le médecin s'informera du taux de TSH du patient (la TSH est une hormone hypophysaire régulant la thyroïde).</w:t>
      </w:r>
    </w:p>
    <w:p w14:paraId="4E7E9A43" w14:textId="2F27C762" w:rsidR="00F76EA2" w:rsidRDefault="00F76EA2" w:rsidP="00F76EA2">
      <w:pPr>
        <w:pStyle w:val="Corpsdetexte"/>
        <w:spacing w:before="160" w:line="360" w:lineRule="auto"/>
        <w:ind w:left="438" w:right="454"/>
        <w:jc w:val="both"/>
      </w:pPr>
      <w:r w:rsidRPr="004D314C">
        <w:t>Le patient est invité à se placer en décubitus dorsal (allongé sur le dos). L'examen est assez rapide, il dure une quinzaine de minutes. Le praticien utilise un gel qu'il dépose sur la peau afin de permettre le contact avec la sonde. Il fait ensuite glisser la sonde afin de pouvoir analyser les différentes parties de la glande thyroïde.</w:t>
      </w:r>
    </w:p>
    <w:p w14:paraId="1F95942A" w14:textId="411FA8B2" w:rsidR="00184BE2" w:rsidRDefault="00184BE2" w:rsidP="00F76EA2">
      <w:pPr>
        <w:pStyle w:val="Titre4"/>
        <w:tabs>
          <w:tab w:val="left" w:pos="1082"/>
        </w:tabs>
        <w:spacing w:before="140"/>
        <w:rPr>
          <w:rFonts w:ascii="Times New Roman" w:hAnsi="Times New Roman" w:cs="Times New Roman"/>
        </w:rPr>
      </w:pPr>
    </w:p>
    <w:p w14:paraId="76978848" w14:textId="7D0FAB28" w:rsidR="004312BE" w:rsidRDefault="004312BE" w:rsidP="00F76EA2">
      <w:pPr>
        <w:pStyle w:val="Titre4"/>
        <w:tabs>
          <w:tab w:val="left" w:pos="1082"/>
        </w:tabs>
        <w:spacing w:before="140"/>
        <w:rPr>
          <w:rFonts w:ascii="Times New Roman" w:hAnsi="Times New Roman" w:cs="Times New Roman"/>
        </w:rPr>
      </w:pPr>
    </w:p>
    <w:p w14:paraId="5D26236D" w14:textId="1B29FD38" w:rsidR="004312BE" w:rsidRDefault="004312BE" w:rsidP="00F76EA2">
      <w:pPr>
        <w:pStyle w:val="Titre4"/>
        <w:tabs>
          <w:tab w:val="left" w:pos="1082"/>
        </w:tabs>
        <w:spacing w:before="140"/>
        <w:rPr>
          <w:rFonts w:ascii="Times New Roman" w:hAnsi="Times New Roman" w:cs="Times New Roman"/>
        </w:rPr>
      </w:pPr>
    </w:p>
    <w:p w14:paraId="34E4010C" w14:textId="2A08E993" w:rsidR="004312BE" w:rsidRDefault="004312BE" w:rsidP="00F76EA2">
      <w:pPr>
        <w:pStyle w:val="Titre4"/>
        <w:tabs>
          <w:tab w:val="left" w:pos="1082"/>
        </w:tabs>
        <w:spacing w:before="140"/>
        <w:rPr>
          <w:rFonts w:ascii="Times New Roman" w:hAnsi="Times New Roman" w:cs="Times New Roman"/>
        </w:rPr>
      </w:pPr>
    </w:p>
    <w:p w14:paraId="32F5796E" w14:textId="0E404050" w:rsidR="004312BE" w:rsidRDefault="004312BE" w:rsidP="00F76EA2">
      <w:pPr>
        <w:pStyle w:val="Titre4"/>
        <w:tabs>
          <w:tab w:val="left" w:pos="1082"/>
        </w:tabs>
        <w:spacing w:before="140"/>
        <w:rPr>
          <w:rFonts w:ascii="Times New Roman" w:hAnsi="Times New Roman" w:cs="Times New Roman"/>
        </w:rPr>
      </w:pPr>
    </w:p>
    <w:p w14:paraId="51EFFE40" w14:textId="7EF9B822" w:rsidR="004312BE" w:rsidRDefault="004312BE" w:rsidP="00F76EA2">
      <w:pPr>
        <w:pStyle w:val="Titre4"/>
        <w:tabs>
          <w:tab w:val="left" w:pos="1082"/>
        </w:tabs>
        <w:spacing w:before="140"/>
        <w:rPr>
          <w:rFonts w:ascii="Times New Roman" w:hAnsi="Times New Roman" w:cs="Times New Roman"/>
        </w:rPr>
      </w:pPr>
    </w:p>
    <w:p w14:paraId="4D19FD37" w14:textId="79141366" w:rsidR="004312BE" w:rsidRDefault="004312BE" w:rsidP="00F76EA2">
      <w:pPr>
        <w:pStyle w:val="Titre4"/>
        <w:tabs>
          <w:tab w:val="left" w:pos="1082"/>
        </w:tabs>
        <w:spacing w:before="140"/>
        <w:rPr>
          <w:rFonts w:ascii="Times New Roman" w:hAnsi="Times New Roman" w:cs="Times New Roman"/>
        </w:rPr>
      </w:pPr>
    </w:p>
    <w:p w14:paraId="123929E4" w14:textId="3608D0CB" w:rsidR="004312BE" w:rsidRDefault="004312BE" w:rsidP="00F76EA2">
      <w:pPr>
        <w:pStyle w:val="Titre4"/>
        <w:tabs>
          <w:tab w:val="left" w:pos="1082"/>
        </w:tabs>
        <w:spacing w:before="140"/>
        <w:rPr>
          <w:rFonts w:ascii="Times New Roman" w:hAnsi="Times New Roman" w:cs="Times New Roman"/>
        </w:rPr>
      </w:pPr>
    </w:p>
    <w:p w14:paraId="0B3EC1BC" w14:textId="019AEF71" w:rsidR="004312BE" w:rsidRDefault="004312BE" w:rsidP="00F76EA2">
      <w:pPr>
        <w:pStyle w:val="Titre4"/>
        <w:tabs>
          <w:tab w:val="left" w:pos="1082"/>
        </w:tabs>
        <w:spacing w:before="140"/>
        <w:rPr>
          <w:rFonts w:ascii="Times New Roman" w:hAnsi="Times New Roman" w:cs="Times New Roman"/>
        </w:rPr>
      </w:pPr>
    </w:p>
    <w:p w14:paraId="2FE0609F" w14:textId="4DE791CC" w:rsidR="004312BE" w:rsidRDefault="004312BE" w:rsidP="00F76EA2">
      <w:pPr>
        <w:pStyle w:val="Titre4"/>
        <w:tabs>
          <w:tab w:val="left" w:pos="1082"/>
        </w:tabs>
        <w:spacing w:before="140"/>
        <w:rPr>
          <w:rFonts w:ascii="Times New Roman" w:hAnsi="Times New Roman" w:cs="Times New Roman"/>
        </w:rPr>
      </w:pPr>
    </w:p>
    <w:p w14:paraId="0829E940" w14:textId="4AE5DE44" w:rsidR="004312BE" w:rsidRDefault="004312BE" w:rsidP="00F76EA2">
      <w:pPr>
        <w:pStyle w:val="Titre4"/>
        <w:tabs>
          <w:tab w:val="left" w:pos="1082"/>
        </w:tabs>
        <w:spacing w:before="140"/>
        <w:rPr>
          <w:rFonts w:ascii="Times New Roman" w:hAnsi="Times New Roman" w:cs="Times New Roman"/>
        </w:rPr>
      </w:pPr>
    </w:p>
    <w:p w14:paraId="475F306C" w14:textId="62C0FD93" w:rsidR="008F0A10" w:rsidRDefault="008F0A10" w:rsidP="006C457A">
      <w:pPr>
        <w:pStyle w:val="Corpsdetexte"/>
        <w:spacing w:before="160" w:line="360" w:lineRule="auto"/>
        <w:ind w:left="438" w:right="454"/>
        <w:jc w:val="both"/>
      </w:pPr>
      <w:r w:rsidRPr="008F0A10">
        <w:lastRenderedPageBreak/>
        <w:t>Un examen échographique se compose de plusieurs étapes systématiques.</w:t>
      </w:r>
    </w:p>
    <w:p w14:paraId="0D3FF6FD" w14:textId="70D4B962" w:rsidR="00E162EA" w:rsidRDefault="00B92567" w:rsidP="00E162EA">
      <w:pPr>
        <w:pStyle w:val="Titre4"/>
        <w:numPr>
          <w:ilvl w:val="2"/>
          <w:numId w:val="1"/>
        </w:numPr>
        <w:tabs>
          <w:tab w:val="left" w:pos="1082"/>
        </w:tabs>
        <w:spacing w:before="140"/>
        <w:ind w:hanging="644"/>
        <w:rPr>
          <w:rFonts w:ascii="Times New Roman" w:hAnsi="Times New Roman" w:cs="Times New Roman"/>
        </w:rPr>
      </w:pPr>
      <w:bookmarkStart w:id="67" w:name="_Toc45213920"/>
      <w:bookmarkStart w:id="68" w:name="_Toc45355097"/>
      <w:r>
        <w:rPr>
          <w:rFonts w:ascii="Times New Roman" w:hAnsi="Times New Roman" w:cs="Times New Roman"/>
        </w:rPr>
        <w:t>Étapes</w:t>
      </w:r>
      <w:r w:rsidR="007526E7">
        <w:rPr>
          <w:rFonts w:ascii="Times New Roman" w:hAnsi="Times New Roman" w:cs="Times New Roman"/>
        </w:rPr>
        <w:t xml:space="preserve"> d’une échographie thyroïdienne</w:t>
      </w:r>
      <w:bookmarkEnd w:id="67"/>
      <w:bookmarkEnd w:id="68"/>
    </w:p>
    <w:p w14:paraId="13473265" w14:textId="6BC131C3" w:rsidR="00020504" w:rsidRDefault="008F0A10" w:rsidP="00AC10A5">
      <w:pPr>
        <w:pStyle w:val="Corpsdetexte"/>
        <w:numPr>
          <w:ilvl w:val="0"/>
          <w:numId w:val="10"/>
        </w:numPr>
        <w:spacing w:before="160" w:line="360" w:lineRule="auto"/>
        <w:ind w:right="454"/>
        <w:jc w:val="both"/>
      </w:pPr>
      <w:r w:rsidRPr="008F0A10">
        <w:t xml:space="preserve">Il s’agit dans un premier temps d’enregistrer les éléments </w:t>
      </w:r>
      <w:proofErr w:type="spellStart"/>
      <w:r w:rsidRPr="008F0A10">
        <w:t>anatomo</w:t>
      </w:r>
      <w:proofErr w:type="spellEnd"/>
      <w:r w:rsidRPr="008F0A10">
        <w:t>-morphologiques standards</w:t>
      </w:r>
      <w:r w:rsidR="00020504">
        <w:t> :</w:t>
      </w:r>
    </w:p>
    <w:p w14:paraId="34EEE24D" w14:textId="506D6B86" w:rsidR="00020504" w:rsidRDefault="00E050E0" w:rsidP="00AC10A5">
      <w:pPr>
        <w:pStyle w:val="Corpsdetexte"/>
        <w:numPr>
          <w:ilvl w:val="0"/>
          <w:numId w:val="12"/>
        </w:numPr>
        <w:spacing w:before="160" w:line="360" w:lineRule="auto"/>
        <w:ind w:right="454"/>
        <w:jc w:val="both"/>
      </w:pPr>
      <w:r w:rsidRPr="00E050E0">
        <w:rPr>
          <w:i/>
          <w:iCs/>
          <w:u w:val="single"/>
        </w:rPr>
        <w:t>Volume thyroïdien</w:t>
      </w:r>
      <w:r>
        <w:t xml:space="preserve"> :</w:t>
      </w:r>
      <w:r w:rsidR="00020504">
        <w:t xml:space="preserve"> pour</w:t>
      </w:r>
      <w:r w:rsidR="00AB18C9" w:rsidRPr="00020504">
        <w:t xml:space="preserve"> chaque lobe le volume V </w:t>
      </w:r>
      <w:r w:rsidR="00020504">
        <w:t>(</w:t>
      </w:r>
      <w:r w:rsidR="00AB18C9" w:rsidRPr="00020504">
        <w:t>en cm3</w:t>
      </w:r>
      <w:r w:rsidR="00020504">
        <w:t>)</w:t>
      </w:r>
      <w:r w:rsidR="00AB18C9" w:rsidRPr="00020504">
        <w:t xml:space="preserve"> peut être estimé à partir de la hauteur (h), largeur (l) épaisseur (e) selon la formule : V=h</w:t>
      </w:r>
      <w:r w:rsidR="00020504">
        <w:t>*</w:t>
      </w:r>
      <w:r w:rsidR="00AB18C9" w:rsidRPr="00020504">
        <w:t>l</w:t>
      </w:r>
      <w:r w:rsidR="00020504">
        <w:t>*</w:t>
      </w:r>
      <w:r w:rsidR="00AB18C9" w:rsidRPr="00020504">
        <w:t>e</w:t>
      </w:r>
      <w:r w:rsidR="00020504">
        <w:t>*0.5</w:t>
      </w:r>
      <w:r w:rsidR="00AB18C9" w:rsidRPr="00020504">
        <w:t xml:space="preserve">. Les dimensions normales d’un lobe chez l’adulte sont </w:t>
      </w:r>
      <w:r w:rsidR="00020504">
        <w:t xml:space="preserve">~ </w:t>
      </w:r>
      <w:r w:rsidR="00AB18C9" w:rsidRPr="00020504">
        <w:t>h=5cm, l=2cm, e=2cm.</w:t>
      </w:r>
      <w:r w:rsidR="00020504">
        <w:t xml:space="preserve"> </w:t>
      </w:r>
    </w:p>
    <w:p w14:paraId="5ED7077A" w14:textId="541F0640" w:rsidR="003171D5" w:rsidRDefault="003171D5" w:rsidP="00AC10A5">
      <w:pPr>
        <w:pStyle w:val="Corpsdetexte"/>
        <w:numPr>
          <w:ilvl w:val="0"/>
          <w:numId w:val="12"/>
        </w:numPr>
        <w:spacing w:before="160" w:line="360" w:lineRule="auto"/>
        <w:ind w:right="454"/>
        <w:jc w:val="both"/>
        <w:rPr>
          <w:i/>
          <w:iCs/>
          <w:u w:val="single"/>
        </w:rPr>
      </w:pPr>
      <w:proofErr w:type="spellStart"/>
      <w:r w:rsidRPr="00E050E0">
        <w:rPr>
          <w:i/>
          <w:iCs/>
          <w:u w:val="single"/>
        </w:rPr>
        <w:t>Echogénicité</w:t>
      </w:r>
      <w:proofErr w:type="spellEnd"/>
      <w:r w:rsidRPr="00E050E0">
        <w:rPr>
          <w:i/>
          <w:iCs/>
          <w:u w:val="single"/>
        </w:rPr>
        <w:t xml:space="preserve"> glandulaire</w:t>
      </w:r>
      <w:r>
        <w:rPr>
          <w:i/>
          <w:iCs/>
          <w:u w:val="single"/>
        </w:rPr>
        <w:t> </w:t>
      </w:r>
    </w:p>
    <w:p w14:paraId="66B47909" w14:textId="4F008948" w:rsidR="00B92567" w:rsidRPr="00374612" w:rsidRDefault="00E050E0" w:rsidP="00AC10A5">
      <w:pPr>
        <w:pStyle w:val="Corpsdetexte"/>
        <w:numPr>
          <w:ilvl w:val="0"/>
          <w:numId w:val="12"/>
        </w:numPr>
        <w:spacing w:before="160" w:line="360" w:lineRule="auto"/>
        <w:ind w:right="454"/>
        <w:jc w:val="both"/>
      </w:pPr>
      <w:r>
        <w:rPr>
          <w:i/>
          <w:iCs/>
          <w:u w:val="single"/>
        </w:rPr>
        <w:t>V</w:t>
      </w:r>
      <w:r w:rsidRPr="00E050E0">
        <w:rPr>
          <w:i/>
          <w:iCs/>
          <w:u w:val="single"/>
        </w:rPr>
        <w:t xml:space="preserve">ascularisation </w:t>
      </w:r>
      <w:r w:rsidRPr="00E050E0">
        <w:t>:</w:t>
      </w:r>
      <w:r w:rsidR="00374612">
        <w:t xml:space="preserve"> </w:t>
      </w:r>
      <w:commentRangeStart w:id="69"/>
      <w:r w:rsidR="00374612" w:rsidRPr="00374612">
        <w:t>La thyroïde est un </w:t>
      </w:r>
      <w:hyperlink r:id="rId35" w:tooltip="Organe" w:history="1">
        <w:r w:rsidR="00374612" w:rsidRPr="00374612">
          <w:t>organe</w:t>
        </w:r>
      </w:hyperlink>
      <w:r w:rsidR="00374612" w:rsidRPr="00374612">
        <w:t> richement vascularisé</w:t>
      </w:r>
      <w:commentRangeEnd w:id="69"/>
      <w:r w:rsidR="0087095F">
        <w:rPr>
          <w:rStyle w:val="Marquedecommentaire"/>
        </w:rPr>
        <w:commentReference w:id="69"/>
      </w:r>
      <w:r w:rsidR="00374612" w:rsidRPr="00374612">
        <w:t>.</w:t>
      </w:r>
    </w:p>
    <w:p w14:paraId="4B4302BF" w14:textId="77777777" w:rsidR="00A2401A" w:rsidRPr="00A2401A" w:rsidRDefault="00A2401A" w:rsidP="00AC10A5">
      <w:pPr>
        <w:pStyle w:val="Corpsdetexte"/>
        <w:numPr>
          <w:ilvl w:val="2"/>
          <w:numId w:val="12"/>
        </w:numPr>
        <w:spacing w:before="160" w:line="360" w:lineRule="auto"/>
        <w:ind w:right="454"/>
        <w:jc w:val="both"/>
        <w:rPr>
          <w:i/>
          <w:iCs/>
          <w:u w:val="single"/>
        </w:rPr>
      </w:pPr>
      <w:r>
        <w:t xml:space="preserve">Absente (avasculaire) </w:t>
      </w:r>
    </w:p>
    <w:p w14:paraId="30A8B8EE" w14:textId="3110D22C" w:rsidR="00A2401A" w:rsidRPr="00A2401A" w:rsidRDefault="00A2401A" w:rsidP="00AC10A5">
      <w:pPr>
        <w:pStyle w:val="Corpsdetexte"/>
        <w:numPr>
          <w:ilvl w:val="2"/>
          <w:numId w:val="12"/>
        </w:numPr>
        <w:spacing w:before="160" w:line="360" w:lineRule="auto"/>
        <w:ind w:right="454"/>
        <w:jc w:val="both"/>
        <w:rPr>
          <w:i/>
          <w:iCs/>
          <w:u w:val="single"/>
        </w:rPr>
      </w:pPr>
      <w:r>
        <w:t>Prédominance périphérique :</w:t>
      </w:r>
      <w:r w:rsidRPr="00A2401A">
        <w:t xml:space="preserve"> </w:t>
      </w:r>
      <w:r>
        <w:t>diminue le risque de carcinome folliculaire</w:t>
      </w:r>
    </w:p>
    <w:p w14:paraId="3BC34618" w14:textId="33110D1D" w:rsidR="00A2401A" w:rsidRPr="00A2401A" w:rsidRDefault="00A2401A" w:rsidP="00AC10A5">
      <w:pPr>
        <w:pStyle w:val="Corpsdetexte"/>
        <w:numPr>
          <w:ilvl w:val="2"/>
          <w:numId w:val="12"/>
        </w:numPr>
        <w:spacing w:before="160" w:line="360" w:lineRule="auto"/>
        <w:ind w:right="454"/>
        <w:jc w:val="both"/>
        <w:rPr>
          <w:i/>
          <w:iCs/>
          <w:u w:val="single"/>
        </w:rPr>
      </w:pPr>
      <w:r>
        <w:t xml:space="preserve">Mixte </w:t>
      </w:r>
    </w:p>
    <w:p w14:paraId="2407DA3D" w14:textId="6F6372E1" w:rsidR="00A2401A" w:rsidRPr="00374612" w:rsidRDefault="00222819" w:rsidP="00AC10A5">
      <w:pPr>
        <w:pStyle w:val="Corpsdetexte"/>
        <w:numPr>
          <w:ilvl w:val="2"/>
          <w:numId w:val="12"/>
        </w:numPr>
        <w:spacing w:before="160" w:line="360" w:lineRule="auto"/>
        <w:ind w:right="454"/>
        <w:jc w:val="both"/>
        <w:rPr>
          <w:i/>
          <w:iCs/>
          <w:u w:val="single"/>
        </w:rPr>
      </w:pPr>
      <w:r>
        <w:rPr>
          <w:noProof/>
          <w:lang w:eastAsia="fr-FR"/>
        </w:rPr>
        <mc:AlternateContent>
          <mc:Choice Requires="wps">
            <w:drawing>
              <wp:anchor distT="0" distB="0" distL="114300" distR="114300" simplePos="0" relativeHeight="251695616" behindDoc="0" locked="0" layoutInCell="1" allowOverlap="1" wp14:anchorId="553B0F82" wp14:editId="73A056F4">
                <wp:simplePos x="0" y="0"/>
                <wp:positionH relativeFrom="column">
                  <wp:posOffset>161925</wp:posOffset>
                </wp:positionH>
                <wp:positionV relativeFrom="paragraph">
                  <wp:posOffset>1940560</wp:posOffset>
                </wp:positionV>
                <wp:extent cx="6330950"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6330950" cy="635"/>
                        </a:xfrm>
                        <a:prstGeom prst="rect">
                          <a:avLst/>
                        </a:prstGeom>
                        <a:solidFill>
                          <a:prstClr val="white"/>
                        </a:solidFill>
                        <a:ln>
                          <a:noFill/>
                        </a:ln>
                      </wps:spPr>
                      <wps:txbx>
                        <w:txbxContent>
                          <w:p w14:paraId="3B3806A3" w14:textId="66028A88" w:rsidR="0087095F" w:rsidRPr="00222819" w:rsidRDefault="0087095F" w:rsidP="00222819">
                            <w:pPr>
                              <w:pStyle w:val="Lgende"/>
                              <w:jc w:val="center"/>
                              <w:rPr>
                                <w:color w:val="000000" w:themeColor="text1"/>
                                <w:sz w:val="24"/>
                                <w:szCs w:val="24"/>
                              </w:rPr>
                            </w:pPr>
                            <w:bookmarkStart w:id="70" w:name="_Toc45315466"/>
                            <w:bookmarkStart w:id="71" w:name="_Toc45315702"/>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6</w:t>
                            </w:r>
                            <w:r w:rsidRPr="00222819">
                              <w:rPr>
                                <w:color w:val="000000" w:themeColor="text1"/>
                                <w:sz w:val="24"/>
                                <w:szCs w:val="24"/>
                              </w:rPr>
                              <w:fldChar w:fldCharType="end"/>
                            </w:r>
                            <w:r w:rsidRPr="00222819">
                              <w:rPr>
                                <w:color w:val="000000" w:themeColor="text1"/>
                                <w:sz w:val="24"/>
                                <w:szCs w:val="24"/>
                              </w:rPr>
                              <w:t> : Vascularisation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B0F82" id="Zone de texte 57" o:spid="_x0000_s1034" type="#_x0000_t202" style="position:absolute;left:0;text-align:left;margin-left:12.75pt;margin-top:152.8pt;width:498.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" stroked="f">
                <v:textbox style="mso-fit-shape-to-text:t" inset="0,0,0,0">
                  <w:txbxContent>
                    <w:p w14:paraId="3B3806A3" w14:textId="66028A88" w:rsidR="0087095F" w:rsidRPr="00222819" w:rsidRDefault="0087095F" w:rsidP="00222819">
                      <w:pPr>
                        <w:pStyle w:val="Lgende"/>
                        <w:jc w:val="center"/>
                        <w:rPr>
                          <w:color w:val="000000" w:themeColor="text1"/>
                          <w:sz w:val="24"/>
                          <w:szCs w:val="24"/>
                        </w:rPr>
                      </w:pPr>
                      <w:bookmarkStart w:id="72" w:name="_Toc45315466"/>
                      <w:bookmarkStart w:id="73" w:name="_Toc45315702"/>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6</w:t>
                      </w:r>
                      <w:r w:rsidRPr="00222819">
                        <w:rPr>
                          <w:color w:val="000000" w:themeColor="text1"/>
                          <w:sz w:val="24"/>
                          <w:szCs w:val="24"/>
                        </w:rPr>
                        <w:fldChar w:fldCharType="end"/>
                      </w:r>
                      <w:r w:rsidRPr="00222819">
                        <w:rPr>
                          <w:color w:val="000000" w:themeColor="text1"/>
                          <w:sz w:val="24"/>
                          <w:szCs w:val="24"/>
                        </w:rPr>
                        <w:t> : Vascularisation</w:t>
                      </w:r>
                      <w:bookmarkEnd w:id="72"/>
                      <w:bookmarkEnd w:id="73"/>
                    </w:p>
                  </w:txbxContent>
                </v:textbox>
                <w10:wrap type="square"/>
              </v:shape>
            </w:pict>
          </mc:Fallback>
        </mc:AlternateContent>
      </w:r>
      <w:r w:rsidR="009E61C9">
        <w:rPr>
          <w:i/>
          <w:iCs/>
          <w:noProof/>
          <w:u w:val="single"/>
          <w:lang w:eastAsia="fr-FR"/>
        </w:rPr>
        <w:drawing>
          <wp:anchor distT="0" distB="0" distL="114300" distR="114300" simplePos="0" relativeHeight="251651584" behindDoc="0" locked="0" layoutInCell="1" allowOverlap="1" wp14:anchorId="02D1A54F" wp14:editId="1D8DBC46">
            <wp:simplePos x="0" y="0"/>
            <wp:positionH relativeFrom="column">
              <wp:posOffset>161925</wp:posOffset>
            </wp:positionH>
            <wp:positionV relativeFrom="paragraph">
              <wp:posOffset>507365</wp:posOffset>
            </wp:positionV>
            <wp:extent cx="6330950" cy="1376045"/>
            <wp:effectExtent l="0" t="0" r="0" b="0"/>
            <wp:wrapSquare wrapText="bothSides"/>
            <wp:docPr id="29" name="Image 29" descr="Une image contenant photo,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sc.PNG"/>
                    <pic:cNvPicPr/>
                  </pic:nvPicPr>
                  <pic:blipFill>
                    <a:blip r:embed="rId38">
                      <a:extLst>
                        <a:ext uri="{28A0092B-C50C-407E-A947-70E740481C1C}">
                          <a14:useLocalDpi xmlns:a14="http://schemas.microsoft.com/office/drawing/2010/main" val="0"/>
                        </a:ext>
                      </a:extLst>
                    </a:blip>
                    <a:stretch>
                      <a:fillRect/>
                    </a:stretch>
                  </pic:blipFill>
                  <pic:spPr>
                    <a:xfrm>
                      <a:off x="0" y="0"/>
                      <a:ext cx="6330950" cy="1376045"/>
                    </a:xfrm>
                    <a:prstGeom prst="rect">
                      <a:avLst/>
                    </a:prstGeom>
                  </pic:spPr>
                </pic:pic>
              </a:graphicData>
            </a:graphic>
            <wp14:sizeRelH relativeFrom="margin">
              <wp14:pctWidth>0</wp14:pctWidth>
            </wp14:sizeRelH>
          </wp:anchor>
        </w:drawing>
      </w:r>
      <w:r w:rsidR="00A2401A">
        <w:t>Prédominance centrale :</w:t>
      </w:r>
      <w:r w:rsidR="00A2401A" w:rsidRPr="00A2401A">
        <w:t xml:space="preserve"> </w:t>
      </w:r>
      <w:r w:rsidR="00A2401A">
        <w:t>augmente un peu le risque de malignité</w:t>
      </w:r>
    </w:p>
    <w:p w14:paraId="238EF09E" w14:textId="3FEEC427" w:rsidR="007526E7" w:rsidRPr="009E61C9" w:rsidRDefault="007526E7" w:rsidP="009E61C9">
      <w:pPr>
        <w:pStyle w:val="Corpsdetexte"/>
        <w:spacing w:before="160" w:line="360" w:lineRule="auto"/>
        <w:ind w:left="1158" w:right="454"/>
        <w:jc w:val="both"/>
      </w:pPr>
    </w:p>
    <w:p w14:paraId="01AAA257" w14:textId="7033FB94" w:rsidR="00F76EA2" w:rsidRDefault="008F0A10" w:rsidP="00AC10A5">
      <w:pPr>
        <w:pStyle w:val="Corpsdetexte"/>
        <w:numPr>
          <w:ilvl w:val="0"/>
          <w:numId w:val="10"/>
        </w:numPr>
        <w:spacing w:before="160" w:line="360" w:lineRule="auto"/>
        <w:ind w:right="454"/>
        <w:jc w:val="both"/>
      </w:pPr>
      <w:r w:rsidRPr="008F0A10">
        <w:t>Ensuite, la description d’un nodule requiert une analyse basée sur l’analyse de sa forme, de ses contours et de son contenu</w:t>
      </w:r>
      <w:r w:rsidR="00CC030C">
        <w:t xml:space="preserve"> et d’autres caractéristiques</w:t>
      </w:r>
      <w:r w:rsidRPr="008F0A10">
        <w:t>.</w:t>
      </w:r>
    </w:p>
    <w:p w14:paraId="542E8BE4" w14:textId="06D4F558" w:rsidR="00A2401A" w:rsidRDefault="008F0A10" w:rsidP="00AC10A5">
      <w:pPr>
        <w:pStyle w:val="Corpsdetexte"/>
        <w:numPr>
          <w:ilvl w:val="0"/>
          <w:numId w:val="10"/>
        </w:numPr>
        <w:spacing w:before="160" w:line="360" w:lineRule="auto"/>
        <w:ind w:right="454"/>
        <w:jc w:val="both"/>
      </w:pPr>
      <w:r w:rsidRPr="008F0A10">
        <w:t>Enfin</w:t>
      </w:r>
      <w:r w:rsidR="006144DF">
        <w:t xml:space="preserve">, </w:t>
      </w:r>
      <w:r w:rsidR="006144DF" w:rsidRPr="006144DF">
        <w:t>l</w:t>
      </w:r>
      <w:r w:rsidR="00137A81" w:rsidRPr="006144DF">
        <w:t xml:space="preserve">'examen est complété par une analyse des aires ganglionnaires cervicales </w:t>
      </w:r>
      <w:r w:rsidR="006144DF" w:rsidRPr="006144DF">
        <w:t>bilatérales</w:t>
      </w:r>
      <w:r w:rsidR="006144DF">
        <w:t xml:space="preserve">, qui sera obligatoire dès lors qu’un nodule est détecté, </w:t>
      </w:r>
      <w:r w:rsidR="006144DF" w:rsidRPr="006144DF">
        <w:t>ainsi</w:t>
      </w:r>
      <w:r w:rsidR="006144DF">
        <w:t xml:space="preserve"> qu’une</w:t>
      </w:r>
      <w:r w:rsidR="00E050E0" w:rsidRPr="004312BE">
        <w:rPr>
          <w:rFonts w:ascii="Calibri" w:eastAsia="Calibri" w:hAnsi="Calibri" w:cs="Calibri"/>
          <w:color w:val="000000" w:themeColor="text1"/>
          <w:lang w:val="fr-CA"/>
        </w:rPr>
        <w:t xml:space="preserve"> </w:t>
      </w:r>
      <w:r w:rsidR="006144DF" w:rsidRPr="006144DF">
        <w:t>é</w:t>
      </w:r>
      <w:r w:rsidR="00E050E0" w:rsidRPr="006144DF">
        <w:t xml:space="preserve">tude du tractus </w:t>
      </w:r>
      <w:proofErr w:type="spellStart"/>
      <w:r w:rsidR="00E050E0" w:rsidRPr="006144DF">
        <w:t>thyréoglosse</w:t>
      </w:r>
      <w:proofErr w:type="spellEnd"/>
      <w:r w:rsidR="006144DF">
        <w:t>.</w:t>
      </w:r>
      <w:r w:rsidR="00E050E0" w:rsidRPr="006144DF">
        <w:t xml:space="preserve">   </w:t>
      </w:r>
    </w:p>
    <w:p w14:paraId="32D4DA2E" w14:textId="2AC2ECCE" w:rsidR="004312BE" w:rsidRDefault="004312BE" w:rsidP="004312BE"/>
    <w:p w14:paraId="1303695D" w14:textId="20D7B879" w:rsidR="004312BE" w:rsidRDefault="004312BE" w:rsidP="004312BE"/>
    <w:p w14:paraId="0ECCB9A6" w14:textId="5EFAD7EA" w:rsidR="00746868" w:rsidRDefault="00746868" w:rsidP="004312BE"/>
    <w:p w14:paraId="583A1834" w14:textId="77777777" w:rsidR="00746868" w:rsidRDefault="00746868" w:rsidP="004312BE"/>
    <w:p w14:paraId="58B1A583" w14:textId="1F450198" w:rsidR="00A069EF" w:rsidRDefault="002567B2" w:rsidP="00F7593E">
      <w:pPr>
        <w:pStyle w:val="Titre3"/>
        <w:numPr>
          <w:ilvl w:val="1"/>
          <w:numId w:val="1"/>
        </w:numPr>
        <w:tabs>
          <w:tab w:val="left" w:pos="962"/>
        </w:tabs>
        <w:spacing w:before="207"/>
        <w:ind w:hanging="524"/>
      </w:pPr>
      <w:bookmarkStart w:id="74" w:name="_Toc45213921"/>
      <w:bookmarkStart w:id="75" w:name="_Toc45355098"/>
      <w:r>
        <w:lastRenderedPageBreak/>
        <w:t>Nodules</w:t>
      </w:r>
      <w:bookmarkEnd w:id="74"/>
      <w:bookmarkEnd w:id="75"/>
    </w:p>
    <w:p w14:paraId="0F22E9C0" w14:textId="4A2FC8B5" w:rsidR="00CB63BA" w:rsidRDefault="00CB63BA" w:rsidP="00413207">
      <w:pPr>
        <w:pStyle w:val="Titre4"/>
        <w:numPr>
          <w:ilvl w:val="2"/>
          <w:numId w:val="1"/>
        </w:numPr>
        <w:tabs>
          <w:tab w:val="left" w:pos="962"/>
          <w:tab w:val="left" w:pos="1082"/>
        </w:tabs>
        <w:spacing w:before="207"/>
        <w:ind w:left="437" w:firstLine="0"/>
      </w:pPr>
      <w:bookmarkStart w:id="76" w:name="_Toc45213922"/>
      <w:bookmarkStart w:id="77" w:name="_Toc45355099"/>
      <w:r>
        <w:t>D</w:t>
      </w:r>
      <w:r w:rsidR="00137AF7">
        <w:t>éfinition</w:t>
      </w:r>
      <w:bookmarkEnd w:id="76"/>
      <w:bookmarkEnd w:id="77"/>
    </w:p>
    <w:p w14:paraId="214EF906" w14:textId="2297C39F" w:rsidR="00CB63BA" w:rsidRDefault="004312BE" w:rsidP="00CB63BA">
      <w:pPr>
        <w:pStyle w:val="Corpsdetexte"/>
        <w:spacing w:before="160" w:line="360" w:lineRule="auto"/>
        <w:ind w:left="438" w:right="454"/>
        <w:jc w:val="both"/>
      </w:pPr>
      <w:r w:rsidRPr="0005752B">
        <w:rPr>
          <w:noProof/>
          <w:lang w:eastAsia="fr-FR"/>
        </w:rPr>
        <w:drawing>
          <wp:anchor distT="0" distB="0" distL="114300" distR="114300" simplePos="0" relativeHeight="251654656" behindDoc="0" locked="0" layoutInCell="1" allowOverlap="1" wp14:anchorId="3DA62F75" wp14:editId="33387B63">
            <wp:simplePos x="0" y="0"/>
            <wp:positionH relativeFrom="margin">
              <wp:align>right</wp:align>
            </wp:positionH>
            <wp:positionV relativeFrom="paragraph">
              <wp:posOffset>742950</wp:posOffset>
            </wp:positionV>
            <wp:extent cx="2773045" cy="2208530"/>
            <wp:effectExtent l="0" t="0" r="8255" b="1270"/>
            <wp:wrapSquare wrapText="bothSides"/>
            <wp:docPr id="32" name="Image 3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MS_500-501_32_fig01.jpg_i1140.jpg"/>
                    <pic:cNvPicPr/>
                  </pic:nvPicPr>
                  <pic:blipFill>
                    <a:blip r:embed="rId39">
                      <a:extLst>
                        <a:ext uri="{28A0092B-C50C-407E-A947-70E740481C1C}">
                          <a14:useLocalDpi xmlns:a14="http://schemas.microsoft.com/office/drawing/2010/main" val="0"/>
                        </a:ext>
                      </a:extLst>
                    </a:blip>
                    <a:stretch>
                      <a:fillRect/>
                    </a:stretch>
                  </pic:blipFill>
                  <pic:spPr>
                    <a:xfrm>
                      <a:off x="0" y="0"/>
                      <a:ext cx="2773045" cy="2208530"/>
                    </a:xfrm>
                    <a:prstGeom prst="rect">
                      <a:avLst/>
                    </a:prstGeom>
                  </pic:spPr>
                </pic:pic>
              </a:graphicData>
            </a:graphic>
            <wp14:sizeRelH relativeFrom="margin">
              <wp14:pctWidth>0</wp14:pctWidth>
            </wp14:sizeRelH>
            <wp14:sizeRelV relativeFrom="margin">
              <wp14:pctHeight>0</wp14:pctHeight>
            </wp14:sizeRelV>
          </wp:anchor>
        </w:drawing>
      </w:r>
      <w:r w:rsidR="00CB63BA">
        <w:t>Un nodule thyroïdien est une masse de petite taille située au sein de la glande thyroïde, isolée ou multiple, le plus souvent bénin mais pouvant parfois être révélateur d'un cancer de la thyroïde.</w:t>
      </w:r>
    </w:p>
    <w:p w14:paraId="55A09700" w14:textId="08403757" w:rsidR="004312BE" w:rsidRDefault="004312BE" w:rsidP="00CB63BA">
      <w:pPr>
        <w:pStyle w:val="Corpsdetexte"/>
        <w:spacing w:before="160" w:line="360" w:lineRule="auto"/>
        <w:ind w:left="438" w:right="454"/>
        <w:jc w:val="both"/>
      </w:pPr>
    </w:p>
    <w:p w14:paraId="7998526E" w14:textId="2B7BA0BA" w:rsidR="00A16D8C" w:rsidRDefault="00A16D8C" w:rsidP="00A16D8C">
      <w:pPr>
        <w:pStyle w:val="Titre4"/>
        <w:numPr>
          <w:ilvl w:val="2"/>
          <w:numId w:val="1"/>
        </w:numPr>
        <w:tabs>
          <w:tab w:val="left" w:pos="962"/>
          <w:tab w:val="left" w:pos="1082"/>
        </w:tabs>
        <w:spacing w:before="207"/>
        <w:ind w:left="437" w:firstLine="0"/>
      </w:pPr>
      <w:bookmarkStart w:id="78" w:name="_Toc45213923"/>
      <w:bookmarkStart w:id="79" w:name="_Toc45355100"/>
      <w:r>
        <w:t>Object</w:t>
      </w:r>
      <w:r w:rsidR="001A7FDE">
        <w:t>if d’analyse</w:t>
      </w:r>
      <w:bookmarkEnd w:id="78"/>
      <w:bookmarkEnd w:id="79"/>
    </w:p>
    <w:p w14:paraId="70480B85" w14:textId="0B5388E9" w:rsidR="00A16D8C" w:rsidRDefault="00A16D8C" w:rsidP="00A16D8C">
      <w:pPr>
        <w:pStyle w:val="Corpsdetexte"/>
        <w:spacing w:before="160" w:line="360" w:lineRule="auto"/>
        <w:ind w:left="438" w:right="454"/>
        <w:jc w:val="both"/>
      </w:pPr>
      <w:r w:rsidRPr="006C457A">
        <w:t>L’analyse des caractéristiques échographiques du nodule a pour objectif de nous orienter tant sur sa nature que sur la nécessité de pratiquer des examens complémentaires (</w:t>
      </w:r>
      <w:proofErr w:type="spellStart"/>
      <w:r w:rsidRPr="006C457A">
        <w:t>cytoponction</w:t>
      </w:r>
      <w:proofErr w:type="spellEnd"/>
      <w:r w:rsidRPr="006C457A">
        <w:t>, scintigraphie).</w:t>
      </w:r>
    </w:p>
    <w:p w14:paraId="7D6335E2" w14:textId="5F8C3C79" w:rsidR="00A16D8C" w:rsidRDefault="00A16D8C" w:rsidP="00846B0B">
      <w:pPr>
        <w:pStyle w:val="Corpsdetexte"/>
        <w:spacing w:before="160" w:line="360" w:lineRule="auto"/>
        <w:ind w:left="438" w:right="454"/>
        <w:jc w:val="both"/>
      </w:pPr>
    </w:p>
    <w:p w14:paraId="2E17FE34" w14:textId="27BFE99F" w:rsidR="004312BE" w:rsidRDefault="004312BE" w:rsidP="00846B0B">
      <w:pPr>
        <w:pStyle w:val="Corpsdetexte"/>
        <w:spacing w:before="160" w:line="360" w:lineRule="auto"/>
        <w:ind w:left="438" w:right="454"/>
        <w:jc w:val="both"/>
      </w:pPr>
      <w:bookmarkStart w:id="80" w:name="_Toc45213924"/>
      <w:r w:rsidRPr="0005752B">
        <w:rPr>
          <w:noProof/>
          <w:lang w:eastAsia="fr-FR"/>
        </w:rPr>
        <mc:AlternateContent>
          <mc:Choice Requires="wps">
            <w:drawing>
              <wp:anchor distT="0" distB="0" distL="114300" distR="114300" simplePos="0" relativeHeight="251697664" behindDoc="0" locked="0" layoutInCell="1" allowOverlap="1" wp14:anchorId="057FF08A" wp14:editId="08724830">
                <wp:simplePos x="0" y="0"/>
                <wp:positionH relativeFrom="margin">
                  <wp:align>right</wp:align>
                </wp:positionH>
                <wp:positionV relativeFrom="paragraph">
                  <wp:posOffset>159385</wp:posOffset>
                </wp:positionV>
                <wp:extent cx="2773045" cy="635"/>
                <wp:effectExtent l="0" t="0" r="8255" b="2540"/>
                <wp:wrapSquare wrapText="bothSides"/>
                <wp:docPr id="58" name="Zone de texte 58"/>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14:paraId="39FC7D16" w14:textId="10148B8C" w:rsidR="0087095F" w:rsidRPr="00222819" w:rsidRDefault="0087095F" w:rsidP="00222819">
                            <w:pPr>
                              <w:pStyle w:val="Lgende"/>
                              <w:jc w:val="center"/>
                              <w:rPr>
                                <w:color w:val="000000" w:themeColor="text1"/>
                                <w:sz w:val="24"/>
                                <w:szCs w:val="24"/>
                              </w:rPr>
                            </w:pPr>
                            <w:bookmarkStart w:id="81" w:name="_Toc45315467"/>
                            <w:bookmarkStart w:id="82" w:name="_Toc45315703"/>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7FF08A" id="Zone de texte 58" o:spid="_x0000_s1035" type="#_x0000_t202" style="position:absolute;left:0;text-align:left;margin-left:167.15pt;margin-top:12.55pt;width:218.35pt;height:.05pt;z-index:251697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" stroked="f">
                <v:textbox style="mso-fit-shape-to-text:t" inset="0,0,0,0">
                  <w:txbxContent>
                    <w:p w14:paraId="39FC7D16" w14:textId="10148B8C" w:rsidR="0087095F" w:rsidRPr="00222819" w:rsidRDefault="0087095F" w:rsidP="00222819">
                      <w:pPr>
                        <w:pStyle w:val="Lgende"/>
                        <w:jc w:val="center"/>
                        <w:rPr>
                          <w:color w:val="000000" w:themeColor="text1"/>
                          <w:sz w:val="24"/>
                          <w:szCs w:val="24"/>
                        </w:rPr>
                      </w:pPr>
                      <w:bookmarkStart w:id="83" w:name="_Toc45315467"/>
                      <w:bookmarkStart w:id="84" w:name="_Toc45315703"/>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83"/>
                      <w:bookmarkEnd w:id="84"/>
                    </w:p>
                  </w:txbxContent>
                </v:textbox>
                <w10:wrap type="square" anchorx="margin"/>
              </v:shape>
            </w:pict>
          </mc:Fallback>
        </mc:AlternateContent>
      </w:r>
    </w:p>
    <w:bookmarkEnd w:id="80"/>
    <w:p w14:paraId="7CD87702" w14:textId="53DB8666" w:rsidR="00846B0B" w:rsidRDefault="00846B0B" w:rsidP="00846B0B">
      <w:pPr>
        <w:pStyle w:val="Corpsdetexte"/>
        <w:spacing w:before="160" w:line="360" w:lineRule="auto"/>
        <w:ind w:left="438" w:right="454"/>
        <w:jc w:val="both"/>
      </w:pPr>
    </w:p>
    <w:p w14:paraId="1773D0D3" w14:textId="05C453AE" w:rsidR="0094179F" w:rsidRDefault="00DB7C0D" w:rsidP="00413207">
      <w:pPr>
        <w:pStyle w:val="Titre4"/>
        <w:numPr>
          <w:ilvl w:val="2"/>
          <w:numId w:val="1"/>
        </w:numPr>
        <w:tabs>
          <w:tab w:val="left" w:pos="962"/>
          <w:tab w:val="left" w:pos="1082"/>
        </w:tabs>
        <w:spacing w:before="207"/>
        <w:ind w:left="437" w:firstLine="0"/>
      </w:pPr>
      <w:bookmarkStart w:id="85" w:name="_Toc45213925"/>
      <w:bookmarkStart w:id="86" w:name="_Toc45355101"/>
      <w:r>
        <w:t>Caractéristiques</w:t>
      </w:r>
      <w:r w:rsidR="0094179F" w:rsidRPr="006C457A">
        <w:t xml:space="preserve"> échographiques</w:t>
      </w:r>
      <w:bookmarkEnd w:id="85"/>
      <w:bookmarkEnd w:id="86"/>
      <w:r w:rsidR="0094179F" w:rsidRPr="006C457A">
        <w:t xml:space="preserve"> </w:t>
      </w:r>
    </w:p>
    <w:p w14:paraId="57CAE4C5" w14:textId="77777777" w:rsidR="00A01C53" w:rsidRDefault="00A01C53" w:rsidP="00A01C53"/>
    <w:p w14:paraId="1B49E8D0" w14:textId="77777777" w:rsidR="00A01C53" w:rsidRPr="000A5B58" w:rsidRDefault="00A01C53" w:rsidP="00AC10A5">
      <w:pPr>
        <w:pStyle w:val="Corpsdetexte"/>
        <w:numPr>
          <w:ilvl w:val="0"/>
          <w:numId w:val="13"/>
        </w:numPr>
        <w:spacing w:before="160" w:line="360" w:lineRule="auto"/>
        <w:ind w:right="454"/>
        <w:jc w:val="both"/>
      </w:pPr>
      <w:r w:rsidRPr="000A5B58">
        <w:rPr>
          <w:i/>
          <w:iCs/>
          <w:u w:val="single"/>
        </w:rPr>
        <w:t xml:space="preserve">Taille </w:t>
      </w:r>
      <w:r w:rsidRPr="00530616">
        <w:t xml:space="preserve">:  </w:t>
      </w:r>
      <w:r w:rsidRPr="000A5B58">
        <w:t>mesure des 3 diamètres</w:t>
      </w:r>
      <w:r>
        <w:t xml:space="preserve"> (antéropostérieur,</w:t>
      </w:r>
      <w:r w:rsidRPr="00FA6F57">
        <w:t xml:space="preserve"> </w:t>
      </w:r>
      <w:r>
        <w:t>transversal</w:t>
      </w:r>
      <w:r w:rsidRPr="000A5B58">
        <w:t>,</w:t>
      </w:r>
      <w:r w:rsidRPr="00FA6F57">
        <w:t xml:space="preserve"> longitudinal</w:t>
      </w:r>
      <w:r>
        <w:t>)</w:t>
      </w:r>
      <w:r w:rsidRPr="000A5B58">
        <w:t xml:space="preserve"> sur deux coupes perpendiculaires </w:t>
      </w:r>
    </w:p>
    <w:p w14:paraId="7D753A71" w14:textId="77777777" w:rsidR="00A01C53" w:rsidRDefault="00A01C53" w:rsidP="00AC10A5">
      <w:pPr>
        <w:pStyle w:val="Corpsdetexte"/>
        <w:numPr>
          <w:ilvl w:val="0"/>
          <w:numId w:val="13"/>
        </w:numPr>
        <w:spacing w:before="160" w:line="360" w:lineRule="auto"/>
        <w:ind w:right="454"/>
        <w:jc w:val="both"/>
      </w:pPr>
      <w:r w:rsidRPr="001175CF">
        <w:rPr>
          <w:i/>
          <w:iCs/>
          <w:u w:val="single"/>
        </w:rPr>
        <w:t>Localisation </w:t>
      </w:r>
      <w:r>
        <w:t>: l’échographie permet de localiser avec précision la position du nodule dans le lobe ou dans l’isthme</w:t>
      </w:r>
    </w:p>
    <w:p w14:paraId="154FFAD0" w14:textId="77777777" w:rsidR="00A01C53" w:rsidRDefault="00A01C53" w:rsidP="00AC10A5">
      <w:pPr>
        <w:pStyle w:val="Corpsdetexte"/>
        <w:numPr>
          <w:ilvl w:val="0"/>
          <w:numId w:val="13"/>
        </w:numPr>
        <w:spacing w:before="160" w:line="360" w:lineRule="auto"/>
        <w:ind w:right="454"/>
        <w:jc w:val="both"/>
      </w:pPr>
      <w:r w:rsidRPr="00CF667F">
        <w:rPr>
          <w:i/>
          <w:iCs/>
          <w:u w:val="single"/>
        </w:rPr>
        <w:t xml:space="preserve">Forme </w:t>
      </w:r>
      <w:r>
        <w:t>:  classiquement rond ou ovale, il faut signaler si le nodule est plus épais que large (diamètre antéropostérieur supérieur au diamètre transversal).</w:t>
      </w:r>
    </w:p>
    <w:p w14:paraId="3855B77C" w14:textId="77777777" w:rsidR="00A01C53" w:rsidRDefault="00A01C53" w:rsidP="00AC10A5">
      <w:pPr>
        <w:pStyle w:val="Corpsdetexte"/>
        <w:numPr>
          <w:ilvl w:val="0"/>
          <w:numId w:val="13"/>
        </w:numPr>
        <w:spacing w:before="160" w:line="360" w:lineRule="auto"/>
        <w:ind w:right="454"/>
        <w:jc w:val="both"/>
      </w:pPr>
      <w:r w:rsidRPr="002258B1">
        <w:rPr>
          <w:i/>
          <w:iCs/>
          <w:u w:val="single"/>
        </w:rPr>
        <w:t xml:space="preserve">Contours </w:t>
      </w:r>
      <w:r>
        <w:t>: les contours du nodule qui peuvent être nets, flous ou festonnes (nets mais irréguliers).</w:t>
      </w:r>
    </w:p>
    <w:p w14:paraId="4B6CD32F" w14:textId="68CD3798" w:rsidR="00A01C53" w:rsidRDefault="00A01C53" w:rsidP="00AC10A5">
      <w:pPr>
        <w:pStyle w:val="Corpsdetexte"/>
        <w:numPr>
          <w:ilvl w:val="0"/>
          <w:numId w:val="13"/>
        </w:numPr>
        <w:spacing w:before="160" w:line="360" w:lineRule="auto"/>
        <w:ind w:right="454"/>
        <w:jc w:val="both"/>
      </w:pPr>
      <w:r w:rsidRPr="00FF7A6A">
        <w:rPr>
          <w:i/>
          <w:iCs/>
          <w:u w:val="single"/>
        </w:rPr>
        <w:t>Foyer échogène intra cardiaque</w:t>
      </w:r>
      <w:r w:rsidRPr="00FF7A6A">
        <w:t xml:space="preserve"> : se réfère à la présence d'une zone anormale et hyperéchogène intra cardiaque</w:t>
      </w:r>
    </w:p>
    <w:p w14:paraId="23DAAD38" w14:textId="1733FF82" w:rsidR="00A01C53" w:rsidRDefault="00A01C53" w:rsidP="00A01C53">
      <w:pPr>
        <w:pStyle w:val="Corpsdetexte"/>
        <w:spacing w:before="160" w:line="360" w:lineRule="auto"/>
        <w:ind w:right="454"/>
        <w:jc w:val="both"/>
      </w:pPr>
    </w:p>
    <w:p w14:paraId="40DDE09D" w14:textId="13D956C6" w:rsidR="00A01C53" w:rsidRDefault="00A01C53" w:rsidP="00A01C53">
      <w:pPr>
        <w:pStyle w:val="Corpsdetexte"/>
        <w:spacing w:before="160" w:line="360" w:lineRule="auto"/>
        <w:ind w:right="454"/>
        <w:jc w:val="both"/>
      </w:pPr>
    </w:p>
    <w:p w14:paraId="57DFE870" w14:textId="2D6BD786" w:rsidR="00F27001" w:rsidRDefault="00F27001" w:rsidP="00AC10A5">
      <w:pPr>
        <w:pStyle w:val="Corpsdetexte"/>
        <w:numPr>
          <w:ilvl w:val="0"/>
          <w:numId w:val="13"/>
        </w:numPr>
        <w:spacing w:before="160" w:line="360" w:lineRule="auto"/>
        <w:ind w:right="454"/>
        <w:jc w:val="both"/>
      </w:pPr>
      <w:proofErr w:type="spellStart"/>
      <w:r w:rsidRPr="00F27001">
        <w:rPr>
          <w:i/>
          <w:iCs/>
          <w:u w:val="single"/>
        </w:rPr>
        <w:lastRenderedPageBreak/>
        <w:t>Échogénicité</w:t>
      </w:r>
      <w:proofErr w:type="spellEnd"/>
      <w:r>
        <w:t> : Elle concerne les nodules solides et mixtes. Un nodule peut être hypo, iso ou hyperéchogène.</w:t>
      </w:r>
    </w:p>
    <w:p w14:paraId="1D37EE79" w14:textId="77777777" w:rsidR="00A01C53" w:rsidRDefault="00A01C53" w:rsidP="00A01C53"/>
    <w:p w14:paraId="03D42D20" w14:textId="77777777" w:rsidR="00222819" w:rsidRDefault="00930858" w:rsidP="00222819">
      <w:pPr>
        <w:pStyle w:val="Corpsdetexte"/>
        <w:keepNext/>
        <w:spacing w:before="160" w:line="360" w:lineRule="auto"/>
        <w:ind w:left="438" w:right="454"/>
        <w:jc w:val="both"/>
      </w:pPr>
      <w:r>
        <w:rPr>
          <w:noProof/>
          <w:lang w:eastAsia="fr-FR"/>
        </w:rPr>
        <w:drawing>
          <wp:inline distT="0" distB="0" distL="0" distR="0" wp14:anchorId="73DCD5AD" wp14:editId="53E29FC6">
            <wp:extent cx="6330950" cy="1666240"/>
            <wp:effectExtent l="0" t="0" r="0" b="0"/>
            <wp:docPr id="37" name="Image 37" descr="Une image contenant eau, photo,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hog.PNG"/>
                    <pic:cNvPicPr/>
                  </pic:nvPicPr>
                  <pic:blipFill>
                    <a:blip r:embed="rId40">
                      <a:extLst>
                        <a:ext uri="{28A0092B-C50C-407E-A947-70E740481C1C}">
                          <a14:useLocalDpi xmlns:a14="http://schemas.microsoft.com/office/drawing/2010/main" val="0"/>
                        </a:ext>
                      </a:extLst>
                    </a:blip>
                    <a:stretch>
                      <a:fillRect/>
                    </a:stretch>
                  </pic:blipFill>
                  <pic:spPr>
                    <a:xfrm>
                      <a:off x="0" y="0"/>
                      <a:ext cx="6330950" cy="1666240"/>
                    </a:xfrm>
                    <a:prstGeom prst="rect">
                      <a:avLst/>
                    </a:prstGeom>
                  </pic:spPr>
                </pic:pic>
              </a:graphicData>
            </a:graphic>
          </wp:inline>
        </w:drawing>
      </w:r>
    </w:p>
    <w:p w14:paraId="2ED6D048" w14:textId="77777777" w:rsidR="00746868" w:rsidRDefault="00746868" w:rsidP="00222819">
      <w:pPr>
        <w:pStyle w:val="Lgende"/>
        <w:jc w:val="center"/>
        <w:rPr>
          <w:color w:val="000000" w:themeColor="text1"/>
          <w:sz w:val="24"/>
          <w:szCs w:val="24"/>
        </w:rPr>
      </w:pPr>
      <w:bookmarkStart w:id="87" w:name="_Toc45315468"/>
    </w:p>
    <w:p w14:paraId="24EF2D20" w14:textId="1D55EFFB" w:rsidR="0088780F" w:rsidRPr="00222819" w:rsidRDefault="00222819" w:rsidP="00222819">
      <w:pPr>
        <w:pStyle w:val="Lgende"/>
        <w:jc w:val="center"/>
        <w:rPr>
          <w:color w:val="000000" w:themeColor="text1"/>
          <w:sz w:val="24"/>
          <w:szCs w:val="24"/>
        </w:rPr>
      </w:pPr>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316D6">
        <w:rPr>
          <w:noProof/>
          <w:color w:val="000000" w:themeColor="text1"/>
          <w:sz w:val="24"/>
          <w:szCs w:val="24"/>
        </w:rPr>
        <w:t>8</w:t>
      </w:r>
      <w:r w:rsidRPr="00222819">
        <w:rPr>
          <w:color w:val="000000" w:themeColor="text1"/>
          <w:sz w:val="24"/>
          <w:szCs w:val="24"/>
        </w:rPr>
        <w:fldChar w:fldCharType="end"/>
      </w:r>
      <w:r w:rsidRPr="00222819">
        <w:rPr>
          <w:color w:val="000000" w:themeColor="text1"/>
          <w:sz w:val="24"/>
          <w:szCs w:val="24"/>
        </w:rPr>
        <w:t xml:space="preserve"> : </w:t>
      </w:r>
      <w:proofErr w:type="spellStart"/>
      <w:r w:rsidRPr="00222819">
        <w:rPr>
          <w:color w:val="000000" w:themeColor="text1"/>
          <w:sz w:val="24"/>
          <w:szCs w:val="24"/>
        </w:rPr>
        <w:t>Échogénicité</w:t>
      </w:r>
      <w:bookmarkEnd w:id="87"/>
      <w:proofErr w:type="spellEnd"/>
    </w:p>
    <w:p w14:paraId="76E9205E" w14:textId="2F565E8F" w:rsidR="0065503E" w:rsidRDefault="0065503E" w:rsidP="0065503E">
      <w:pPr>
        <w:pStyle w:val="Corpsdetexte"/>
        <w:spacing w:before="160" w:line="360" w:lineRule="auto"/>
        <w:ind w:left="438" w:right="454"/>
        <w:jc w:val="both"/>
      </w:pPr>
    </w:p>
    <w:p w14:paraId="0D526460" w14:textId="77777777" w:rsidR="00A01C53" w:rsidRPr="00A01C53" w:rsidRDefault="00A01C53" w:rsidP="00A01C53"/>
    <w:p w14:paraId="533FEA5C" w14:textId="5E137B51" w:rsidR="00A16D8C" w:rsidRDefault="00A16D8C" w:rsidP="00AC10A5">
      <w:pPr>
        <w:pStyle w:val="Corpsdetexte"/>
        <w:numPr>
          <w:ilvl w:val="0"/>
          <w:numId w:val="13"/>
        </w:numPr>
        <w:spacing w:before="160" w:line="360" w:lineRule="auto"/>
        <w:ind w:right="454"/>
        <w:jc w:val="both"/>
      </w:pPr>
      <w:r w:rsidRPr="00F00EB0">
        <w:rPr>
          <w:i/>
          <w:iCs/>
          <w:u w:val="single"/>
        </w:rPr>
        <w:t>Composition </w:t>
      </w:r>
      <w:r w:rsidR="00F00EB0" w:rsidRPr="00F00EB0">
        <w:rPr>
          <w:i/>
          <w:iCs/>
          <w:u w:val="single"/>
        </w:rPr>
        <w:t>(</w:t>
      </w:r>
      <w:proofErr w:type="spellStart"/>
      <w:r w:rsidR="00F00EB0" w:rsidRPr="00F00EB0">
        <w:rPr>
          <w:i/>
          <w:iCs/>
          <w:u w:val="single"/>
        </w:rPr>
        <w:t>Échostructure</w:t>
      </w:r>
      <w:proofErr w:type="spellEnd"/>
      <w:r w:rsidR="00F00EB0" w:rsidRPr="00F00EB0">
        <w:rPr>
          <w:i/>
          <w:iCs/>
          <w:u w:val="single"/>
        </w:rPr>
        <w:t>)</w:t>
      </w:r>
      <w:r w:rsidR="00F00EB0">
        <w:t xml:space="preserve"> </w:t>
      </w:r>
      <w:r>
        <w:t xml:space="preserve">: Un nodule peut être solide, liquide ou mixte. </w:t>
      </w:r>
    </w:p>
    <w:p w14:paraId="2C6EB03D" w14:textId="77777777" w:rsidR="00A01C53" w:rsidRDefault="00A01C53" w:rsidP="00A01C53"/>
    <w:p w14:paraId="3044C57A" w14:textId="77777777" w:rsidR="00222819" w:rsidRDefault="00016880" w:rsidP="00222819">
      <w:pPr>
        <w:pStyle w:val="Corpsdetexte"/>
        <w:keepNext/>
        <w:spacing w:before="160" w:line="360" w:lineRule="auto"/>
        <w:ind w:right="454"/>
        <w:jc w:val="both"/>
      </w:pPr>
      <w:r>
        <w:rPr>
          <w:noProof/>
          <w:lang w:eastAsia="fr-FR"/>
        </w:rPr>
        <w:drawing>
          <wp:inline distT="0" distB="0" distL="0" distR="0" wp14:anchorId="423DEDF2" wp14:editId="38184446">
            <wp:extent cx="6330950" cy="3302635"/>
            <wp:effectExtent l="0" t="0" r="0" b="0"/>
            <wp:docPr id="38" name="Image 38" descr="Une image contenant photo, regardant, cha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PNG"/>
                    <pic:cNvPicPr/>
                  </pic:nvPicPr>
                  <pic:blipFill>
                    <a:blip r:embed="rId41">
                      <a:extLst>
                        <a:ext uri="{28A0092B-C50C-407E-A947-70E740481C1C}">
                          <a14:useLocalDpi xmlns:a14="http://schemas.microsoft.com/office/drawing/2010/main" val="0"/>
                        </a:ext>
                      </a:extLst>
                    </a:blip>
                    <a:stretch>
                      <a:fillRect/>
                    </a:stretch>
                  </pic:blipFill>
                  <pic:spPr>
                    <a:xfrm>
                      <a:off x="0" y="0"/>
                      <a:ext cx="6330950" cy="3302635"/>
                    </a:xfrm>
                    <a:prstGeom prst="rect">
                      <a:avLst/>
                    </a:prstGeom>
                  </pic:spPr>
                </pic:pic>
              </a:graphicData>
            </a:graphic>
          </wp:inline>
        </w:drawing>
      </w:r>
    </w:p>
    <w:p w14:paraId="579B8143" w14:textId="77777777" w:rsidR="00746868" w:rsidRDefault="00746868" w:rsidP="00222819">
      <w:pPr>
        <w:pStyle w:val="Lgende"/>
        <w:jc w:val="center"/>
        <w:rPr>
          <w:color w:val="000000" w:themeColor="text1"/>
          <w:sz w:val="24"/>
          <w:szCs w:val="24"/>
        </w:rPr>
      </w:pPr>
      <w:bookmarkStart w:id="88" w:name="_Toc45315469"/>
    </w:p>
    <w:p w14:paraId="30FE9880" w14:textId="37A55CBC" w:rsidR="00016880" w:rsidRPr="00222819" w:rsidRDefault="00222819" w:rsidP="00222819">
      <w:pPr>
        <w:pStyle w:val="Lgende"/>
        <w:jc w:val="center"/>
        <w:rPr>
          <w:color w:val="000000" w:themeColor="text1"/>
          <w:sz w:val="24"/>
          <w:szCs w:val="24"/>
        </w:rPr>
      </w:pPr>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316D6">
        <w:rPr>
          <w:noProof/>
          <w:color w:val="000000" w:themeColor="text1"/>
          <w:sz w:val="24"/>
          <w:szCs w:val="24"/>
        </w:rPr>
        <w:t>9</w:t>
      </w:r>
      <w:r w:rsidRPr="00222819">
        <w:rPr>
          <w:color w:val="000000" w:themeColor="text1"/>
          <w:sz w:val="24"/>
          <w:szCs w:val="24"/>
        </w:rPr>
        <w:fldChar w:fldCharType="end"/>
      </w:r>
      <w:r w:rsidRPr="00222819">
        <w:rPr>
          <w:color w:val="000000" w:themeColor="text1"/>
          <w:sz w:val="24"/>
          <w:szCs w:val="24"/>
        </w:rPr>
        <w:t> : Composition (</w:t>
      </w:r>
      <w:proofErr w:type="spellStart"/>
      <w:r w:rsidRPr="00222819">
        <w:rPr>
          <w:color w:val="000000" w:themeColor="text1"/>
          <w:sz w:val="24"/>
          <w:szCs w:val="24"/>
        </w:rPr>
        <w:t>Échostructure</w:t>
      </w:r>
      <w:proofErr w:type="spellEnd"/>
      <w:r>
        <w:rPr>
          <w:color w:val="000000" w:themeColor="text1"/>
          <w:sz w:val="24"/>
          <w:szCs w:val="24"/>
        </w:rPr>
        <w:t>)</w:t>
      </w:r>
      <w:bookmarkEnd w:id="88"/>
    </w:p>
    <w:p w14:paraId="27F3A901" w14:textId="1AFEBE54" w:rsidR="004312BE" w:rsidRDefault="004312BE" w:rsidP="004312BE"/>
    <w:p w14:paraId="39D86772" w14:textId="3E054C77" w:rsidR="00A01C53" w:rsidRDefault="00A01C53" w:rsidP="004312BE"/>
    <w:p w14:paraId="6C535914" w14:textId="548D4B07" w:rsidR="00A01C53" w:rsidRDefault="00A01C53" w:rsidP="004312BE"/>
    <w:p w14:paraId="4B8421A3" w14:textId="270B38BE" w:rsidR="00A01C53" w:rsidRDefault="00A01C53" w:rsidP="004312BE"/>
    <w:p w14:paraId="3FB44CD9" w14:textId="1103EBC3" w:rsidR="00544213" w:rsidRDefault="00544213" w:rsidP="00AC10A5">
      <w:pPr>
        <w:pStyle w:val="Corpsdetexte"/>
        <w:numPr>
          <w:ilvl w:val="0"/>
          <w:numId w:val="13"/>
        </w:numPr>
        <w:spacing w:before="160" w:line="360" w:lineRule="auto"/>
        <w:ind w:right="454"/>
        <w:jc w:val="both"/>
      </w:pPr>
      <w:r w:rsidRPr="00AF3F18">
        <w:rPr>
          <w:i/>
          <w:iCs/>
          <w:u w:val="single"/>
        </w:rPr>
        <w:lastRenderedPageBreak/>
        <w:t>Calcifications</w:t>
      </w:r>
      <w:r w:rsidR="00AF3F18">
        <w:t xml:space="preserve"> : </w:t>
      </w:r>
      <w:r>
        <w:t xml:space="preserve">Elles </w:t>
      </w:r>
      <w:r w:rsidR="000F79F5">
        <w:t>sont très hyperéchogènes et</w:t>
      </w:r>
      <w:r>
        <w:t xml:space="preserve"> génèrent lorsqu’elles sont suffisamment volumineuses, un cône d’ombre acoustique postérieur qui peut empêcher la mesure antéropostérieure du nodule. On distingue :</w:t>
      </w:r>
    </w:p>
    <w:p w14:paraId="02F4F235" w14:textId="6DB3BAAA" w:rsidR="00544213" w:rsidRDefault="00544213" w:rsidP="00AC10A5">
      <w:pPr>
        <w:pStyle w:val="Corpsdetexte"/>
        <w:numPr>
          <w:ilvl w:val="1"/>
          <w:numId w:val="13"/>
        </w:numPr>
        <w:spacing w:before="160" w:line="360" w:lineRule="auto"/>
        <w:ind w:right="454"/>
        <w:jc w:val="both"/>
      </w:pPr>
      <w:r>
        <w:t xml:space="preserve"> </w:t>
      </w:r>
      <w:r w:rsidR="009E0F81">
        <w:t>Les</w:t>
      </w:r>
      <w:r>
        <w:t xml:space="preserve"> </w:t>
      </w:r>
      <w:r w:rsidR="00F60EEF">
        <w:t>macro-calcifications</w:t>
      </w:r>
      <w:r>
        <w:t xml:space="preserve"> périphériques en « coquille d’œuf </w:t>
      </w:r>
      <w:r w:rsidR="00F60EEF">
        <w:t>».</w:t>
      </w:r>
    </w:p>
    <w:p w14:paraId="09FC98C6" w14:textId="19169979" w:rsidR="00544213" w:rsidRDefault="00544213" w:rsidP="00AC10A5">
      <w:pPr>
        <w:pStyle w:val="Corpsdetexte"/>
        <w:numPr>
          <w:ilvl w:val="1"/>
          <w:numId w:val="13"/>
        </w:numPr>
        <w:spacing w:before="160" w:line="360" w:lineRule="auto"/>
        <w:ind w:right="454"/>
        <w:jc w:val="both"/>
      </w:pPr>
      <w:r>
        <w:t xml:space="preserve"> </w:t>
      </w:r>
      <w:r w:rsidR="009E0F81">
        <w:t>Les</w:t>
      </w:r>
      <w:r>
        <w:t xml:space="preserve"> </w:t>
      </w:r>
      <w:r w:rsidR="00F60EEF">
        <w:t>macro-calcifications</w:t>
      </w:r>
      <w:r>
        <w:t xml:space="preserve"> intra </w:t>
      </w:r>
      <w:r w:rsidR="00B057F2">
        <w:t>nodulaires.</w:t>
      </w:r>
    </w:p>
    <w:p w14:paraId="50A4072E" w14:textId="3F01C3E7" w:rsidR="00544213" w:rsidRDefault="00544213" w:rsidP="00AC10A5">
      <w:pPr>
        <w:pStyle w:val="Corpsdetexte"/>
        <w:numPr>
          <w:ilvl w:val="1"/>
          <w:numId w:val="13"/>
        </w:numPr>
        <w:spacing w:before="160" w:line="360" w:lineRule="auto"/>
        <w:ind w:right="454"/>
        <w:jc w:val="both"/>
      </w:pPr>
      <w:r>
        <w:t xml:space="preserve"> </w:t>
      </w:r>
      <w:r w:rsidR="00F60EEF">
        <w:t>Les</w:t>
      </w:r>
      <w:r>
        <w:t xml:space="preserve"> </w:t>
      </w:r>
      <w:proofErr w:type="spellStart"/>
      <w:r>
        <w:t>microcalcifications</w:t>
      </w:r>
      <w:proofErr w:type="spellEnd"/>
      <w:r>
        <w:t xml:space="preserve"> plus ou moins diffuses au sein du nodule, et qui n’occasionnent pas de cône d’ombre. </w:t>
      </w:r>
    </w:p>
    <w:p w14:paraId="5E6F42A7" w14:textId="77777777" w:rsidR="00222819" w:rsidRDefault="00CE5A84" w:rsidP="00222819">
      <w:pPr>
        <w:pStyle w:val="Corpsdetexte"/>
        <w:keepNext/>
        <w:spacing w:before="160" w:line="360" w:lineRule="auto"/>
        <w:ind w:right="454"/>
        <w:jc w:val="both"/>
      </w:pPr>
      <w:r>
        <w:rPr>
          <w:noProof/>
          <w:lang w:eastAsia="fr-FR"/>
        </w:rPr>
        <w:drawing>
          <wp:inline distT="0" distB="0" distL="0" distR="0" wp14:anchorId="74018051" wp14:editId="16000700">
            <wp:extent cx="6330950" cy="1983740"/>
            <wp:effectExtent l="0" t="0" r="0" b="0"/>
            <wp:docPr id="39" name="Image 39" descr="Une image contenant eau,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PNG"/>
                    <pic:cNvPicPr/>
                  </pic:nvPicPr>
                  <pic:blipFill>
                    <a:blip r:embed="rId42">
                      <a:extLst>
                        <a:ext uri="{28A0092B-C50C-407E-A947-70E740481C1C}">
                          <a14:useLocalDpi xmlns:a14="http://schemas.microsoft.com/office/drawing/2010/main" val="0"/>
                        </a:ext>
                      </a:extLst>
                    </a:blip>
                    <a:stretch>
                      <a:fillRect/>
                    </a:stretch>
                  </pic:blipFill>
                  <pic:spPr>
                    <a:xfrm>
                      <a:off x="0" y="0"/>
                      <a:ext cx="6330950" cy="1983740"/>
                    </a:xfrm>
                    <a:prstGeom prst="rect">
                      <a:avLst/>
                    </a:prstGeom>
                  </pic:spPr>
                </pic:pic>
              </a:graphicData>
            </a:graphic>
          </wp:inline>
        </w:drawing>
      </w:r>
    </w:p>
    <w:p w14:paraId="41C54CE2" w14:textId="131AC5A1" w:rsidR="00CE5A84" w:rsidRPr="00222819" w:rsidRDefault="00222819" w:rsidP="00222819">
      <w:pPr>
        <w:pStyle w:val="Lgende"/>
        <w:jc w:val="center"/>
        <w:rPr>
          <w:color w:val="000000" w:themeColor="text1"/>
          <w:sz w:val="24"/>
          <w:szCs w:val="24"/>
        </w:rPr>
      </w:pPr>
      <w:bookmarkStart w:id="89" w:name="_Toc45315470"/>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316D6">
        <w:rPr>
          <w:noProof/>
          <w:color w:val="000000" w:themeColor="text1"/>
          <w:sz w:val="24"/>
          <w:szCs w:val="24"/>
        </w:rPr>
        <w:t>10</w:t>
      </w:r>
      <w:r w:rsidRPr="00222819">
        <w:rPr>
          <w:color w:val="000000" w:themeColor="text1"/>
          <w:sz w:val="24"/>
          <w:szCs w:val="24"/>
        </w:rPr>
        <w:fldChar w:fldCharType="end"/>
      </w:r>
      <w:r w:rsidRPr="00222819">
        <w:rPr>
          <w:color w:val="000000" w:themeColor="text1"/>
          <w:sz w:val="24"/>
          <w:szCs w:val="24"/>
        </w:rPr>
        <w:t> : Calcifications</w:t>
      </w:r>
      <w:bookmarkEnd w:id="89"/>
    </w:p>
    <w:p w14:paraId="7C350A69" w14:textId="146CBFC5" w:rsidR="007A0136" w:rsidRPr="00DB1E67" w:rsidRDefault="007A0136" w:rsidP="00DB1E67">
      <w:pPr>
        <w:ind w:left="438"/>
        <w:jc w:val="both"/>
        <w:rPr>
          <w:sz w:val="24"/>
          <w:szCs w:val="24"/>
        </w:rPr>
      </w:pPr>
    </w:p>
    <w:p w14:paraId="4559D26E" w14:textId="195A428C" w:rsidR="00A16D8C" w:rsidRPr="0098397D" w:rsidRDefault="00A01C53" w:rsidP="00AC10A5">
      <w:pPr>
        <w:pStyle w:val="Corpsdetexte"/>
        <w:numPr>
          <w:ilvl w:val="0"/>
          <w:numId w:val="13"/>
        </w:numPr>
        <w:spacing w:before="160" w:line="360" w:lineRule="auto"/>
        <w:ind w:right="454"/>
        <w:jc w:val="both"/>
        <w:rPr>
          <w:i/>
          <w:iCs/>
          <w:u w:val="single"/>
        </w:rPr>
      </w:pPr>
      <w:r>
        <w:rPr>
          <w:noProof/>
          <w:lang w:eastAsia="fr-FR"/>
        </w:rPr>
        <w:drawing>
          <wp:anchor distT="0" distB="0" distL="114300" distR="114300" simplePos="0" relativeHeight="251652096" behindDoc="0" locked="0" layoutInCell="1" allowOverlap="1" wp14:anchorId="4839A29D" wp14:editId="2FB8B3F6">
            <wp:simplePos x="0" y="0"/>
            <wp:positionH relativeFrom="column">
              <wp:posOffset>3387090</wp:posOffset>
            </wp:positionH>
            <wp:positionV relativeFrom="paragraph">
              <wp:posOffset>117475</wp:posOffset>
            </wp:positionV>
            <wp:extent cx="3203575" cy="28670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PNG"/>
                    <pic:cNvPicPr/>
                  </pic:nvPicPr>
                  <pic:blipFill>
                    <a:blip r:embed="rId43">
                      <a:extLst>
                        <a:ext uri="{28A0092B-C50C-407E-A947-70E740481C1C}">
                          <a14:useLocalDpi xmlns:a14="http://schemas.microsoft.com/office/drawing/2010/main" val="0"/>
                        </a:ext>
                      </a:extLst>
                    </a:blip>
                    <a:stretch>
                      <a:fillRect/>
                    </a:stretch>
                  </pic:blipFill>
                  <pic:spPr>
                    <a:xfrm>
                      <a:off x="0" y="0"/>
                      <a:ext cx="3203575" cy="2867025"/>
                    </a:xfrm>
                    <a:prstGeom prst="rect">
                      <a:avLst/>
                    </a:prstGeom>
                  </pic:spPr>
                </pic:pic>
              </a:graphicData>
            </a:graphic>
            <wp14:sizeRelH relativeFrom="margin">
              <wp14:pctWidth>0</wp14:pctWidth>
            </wp14:sizeRelH>
            <wp14:sizeRelV relativeFrom="margin">
              <wp14:pctHeight>0</wp14:pctHeight>
            </wp14:sizeRelV>
          </wp:anchor>
        </w:drawing>
      </w:r>
      <w:r w:rsidR="00A16D8C" w:rsidRPr="0098397D">
        <w:rPr>
          <w:i/>
          <w:iCs/>
          <w:u w:val="single"/>
        </w:rPr>
        <w:t xml:space="preserve">Schéma de repérage </w:t>
      </w:r>
      <w:r w:rsidR="009817B8" w:rsidRPr="0098397D">
        <w:rPr>
          <w:i/>
          <w:iCs/>
          <w:u w:val="single"/>
        </w:rPr>
        <w:t>(Cartographie) :</w:t>
      </w:r>
    </w:p>
    <w:p w14:paraId="469309A0" w14:textId="0D453ACF" w:rsidR="00A16D8C" w:rsidRDefault="00A01C53" w:rsidP="0098397D">
      <w:pPr>
        <w:pStyle w:val="Corpsdetexte"/>
        <w:spacing w:before="160" w:line="360" w:lineRule="auto"/>
        <w:ind w:left="438" w:right="454"/>
        <w:jc w:val="both"/>
      </w:pPr>
      <w:r>
        <w:rPr>
          <w:noProof/>
          <w:lang w:eastAsia="fr-FR"/>
        </w:rPr>
        <mc:AlternateContent>
          <mc:Choice Requires="wps">
            <w:drawing>
              <wp:anchor distT="0" distB="0" distL="114300" distR="114300" simplePos="0" relativeHeight="251699712" behindDoc="0" locked="0" layoutInCell="1" allowOverlap="1" wp14:anchorId="01EEDBEF" wp14:editId="1ACD16AE">
                <wp:simplePos x="0" y="0"/>
                <wp:positionH relativeFrom="column">
                  <wp:posOffset>4111625</wp:posOffset>
                </wp:positionH>
                <wp:positionV relativeFrom="paragraph">
                  <wp:posOffset>2409825</wp:posOffset>
                </wp:positionV>
                <wp:extent cx="1701800" cy="635"/>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2D7523DA" w14:textId="617D487E" w:rsidR="0087095F" w:rsidRPr="00222819" w:rsidRDefault="0087095F" w:rsidP="00222819">
                            <w:pPr>
                              <w:pStyle w:val="Lgende"/>
                              <w:jc w:val="center"/>
                              <w:rPr>
                                <w:color w:val="000000" w:themeColor="text1"/>
                                <w:sz w:val="24"/>
                                <w:szCs w:val="24"/>
                              </w:rPr>
                            </w:pPr>
                            <w:bookmarkStart w:id="90" w:name="_Toc45315471"/>
                            <w:bookmarkStart w:id="91" w:name="_Toc45315707"/>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EEDBEF" id="Zone de texte 59" o:spid="_x0000_s1036" type="#_x0000_t202" style="position:absolute;left:0;text-align:left;margin-left:323.75pt;margin-top:189.75pt;width:134pt;height:.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" stroked="f">
                <v:textbox style="mso-fit-shape-to-text:t" inset="0,0,0,0">
                  <w:txbxContent>
                    <w:p w14:paraId="2D7523DA" w14:textId="617D487E" w:rsidR="0087095F" w:rsidRPr="00222819" w:rsidRDefault="0087095F" w:rsidP="00222819">
                      <w:pPr>
                        <w:pStyle w:val="Lgende"/>
                        <w:jc w:val="center"/>
                        <w:rPr>
                          <w:color w:val="000000" w:themeColor="text1"/>
                          <w:sz w:val="24"/>
                          <w:szCs w:val="24"/>
                        </w:rPr>
                      </w:pPr>
                      <w:bookmarkStart w:id="92" w:name="_Toc45315471"/>
                      <w:bookmarkStart w:id="93" w:name="_Toc45315707"/>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92"/>
                      <w:bookmarkEnd w:id="93"/>
                    </w:p>
                  </w:txbxContent>
                </v:textbox>
                <w10:wrap type="square"/>
              </v:shape>
            </w:pict>
          </mc:Fallback>
        </mc:AlternateContent>
      </w:r>
      <w:r w:rsidR="00A16D8C" w:rsidRPr="0098397D">
        <w:t xml:space="preserve">Le schéma de repérage est obligatoire. C’est un élément indispensable à la surveillance d’une thyroïde </w:t>
      </w:r>
      <w:proofErr w:type="spellStart"/>
      <w:r w:rsidR="00A16D8C" w:rsidRPr="0098397D">
        <w:t>multinodulaire</w:t>
      </w:r>
      <w:proofErr w:type="spellEnd"/>
      <w:r w:rsidR="00A16D8C" w:rsidRPr="0098397D">
        <w:t>. Le schéma comporte une vue anatomique de face et une de profil de chaque lobe</w:t>
      </w:r>
      <w:r w:rsidR="0098397D" w:rsidRPr="0098397D">
        <w:t xml:space="preserve"> ; il</w:t>
      </w:r>
      <w:r w:rsidR="00A16D8C" w:rsidRPr="0098397D">
        <w:t xml:space="preserve"> sera modifiable en fonction de l’évolution du nodule</w:t>
      </w:r>
      <w:r w:rsidR="0098397D">
        <w:t xml:space="preserve"> et</w:t>
      </w:r>
      <w:r w:rsidR="00A16D8C" w:rsidRPr="0098397D">
        <w:t xml:space="preserve"> de l’apparition de nouveau nodule</w:t>
      </w:r>
      <w:r w:rsidR="00B057F2" w:rsidRPr="0098397D">
        <w:t>.</w:t>
      </w:r>
      <w:r>
        <w:t xml:space="preserve"> </w:t>
      </w:r>
      <w:r w:rsidR="00A16D8C" w:rsidRPr="0098397D">
        <w:t xml:space="preserve">Chaque nodule est numéroté. Ce numéro est repris lors des examens ultérieurs. Son numéro ne doit jamais être changé. Si un nodule disparaît, son numéro n’est pas réattribué. </w:t>
      </w:r>
    </w:p>
    <w:p w14:paraId="10172686" w14:textId="34CAA74F" w:rsidR="001A6567" w:rsidRDefault="001A6567" w:rsidP="0098397D">
      <w:pPr>
        <w:pStyle w:val="Corpsdetexte"/>
        <w:spacing w:before="160" w:line="360" w:lineRule="auto"/>
        <w:ind w:left="438" w:right="454"/>
        <w:jc w:val="both"/>
      </w:pPr>
    </w:p>
    <w:p w14:paraId="2E1D2663" w14:textId="77777777" w:rsidR="00A01C53" w:rsidRPr="00B1151C" w:rsidRDefault="00A01C53" w:rsidP="00AC10A5">
      <w:pPr>
        <w:pStyle w:val="Corpsdetexte"/>
        <w:numPr>
          <w:ilvl w:val="0"/>
          <w:numId w:val="13"/>
        </w:numPr>
        <w:spacing w:before="160" w:line="360" w:lineRule="auto"/>
        <w:ind w:right="454"/>
        <w:jc w:val="both"/>
      </w:pPr>
      <w:r w:rsidRPr="00092372">
        <w:rPr>
          <w:i/>
          <w:iCs/>
          <w:u w:val="single"/>
        </w:rPr>
        <w:t xml:space="preserve">Score </w:t>
      </w:r>
      <w:proofErr w:type="spellStart"/>
      <w:r w:rsidRPr="00092372">
        <w:rPr>
          <w:i/>
          <w:iCs/>
          <w:u w:val="single"/>
        </w:rPr>
        <w:t>Tirads</w:t>
      </w:r>
      <w:proofErr w:type="spellEnd"/>
      <w:r w:rsidRPr="00912D2A">
        <w:t xml:space="preserve"> :  Les nodules sont actuellement classés à l’échographie selon la classification TIRADS en catégories selon le risque de malignité. </w:t>
      </w:r>
    </w:p>
    <w:p w14:paraId="5719481B" w14:textId="08C7ECC3" w:rsidR="009C2306" w:rsidRDefault="002567B2" w:rsidP="00DA1F41">
      <w:pPr>
        <w:pStyle w:val="Titre3"/>
        <w:numPr>
          <w:ilvl w:val="1"/>
          <w:numId w:val="1"/>
        </w:numPr>
        <w:tabs>
          <w:tab w:val="left" w:pos="962"/>
        </w:tabs>
        <w:spacing w:before="207"/>
        <w:ind w:hanging="524"/>
      </w:pPr>
      <w:bookmarkStart w:id="94" w:name="_Toc45355102"/>
      <w:r>
        <w:lastRenderedPageBreak/>
        <w:t>Score</w:t>
      </w:r>
      <w:r w:rsidR="009C2306">
        <w:t xml:space="preserve"> </w:t>
      </w:r>
      <w:proofErr w:type="spellStart"/>
      <w:r>
        <w:t>Tirads</w:t>
      </w:r>
      <w:bookmarkEnd w:id="94"/>
      <w:proofErr w:type="spellEnd"/>
      <w:r>
        <w:t xml:space="preserve"> </w:t>
      </w:r>
    </w:p>
    <w:p w14:paraId="3CB31EFA" w14:textId="793F683E" w:rsidR="002953E6" w:rsidRPr="002953E6" w:rsidRDefault="00612E3C" w:rsidP="002D0C53">
      <w:pPr>
        <w:pStyle w:val="Titre4"/>
        <w:numPr>
          <w:ilvl w:val="2"/>
          <w:numId w:val="1"/>
        </w:numPr>
        <w:tabs>
          <w:tab w:val="left" w:pos="962"/>
          <w:tab w:val="left" w:pos="1082"/>
        </w:tabs>
        <w:spacing w:before="207"/>
        <w:ind w:left="437" w:firstLine="0"/>
      </w:pPr>
      <w:bookmarkStart w:id="95" w:name="_Toc45213927"/>
      <w:bookmarkStart w:id="96" w:name="_Toc45355103"/>
      <w:r w:rsidRPr="002D0C53">
        <w:t>Définition</w:t>
      </w:r>
      <w:bookmarkEnd w:id="95"/>
      <w:bookmarkEnd w:id="96"/>
    </w:p>
    <w:p w14:paraId="37EDFBA3" w14:textId="03954ACE" w:rsidR="00761268" w:rsidRPr="00612E3C" w:rsidRDefault="00C81F4E" w:rsidP="00761268">
      <w:pPr>
        <w:pStyle w:val="Corpsdetexte"/>
        <w:spacing w:before="160" w:line="360" w:lineRule="auto"/>
        <w:ind w:left="438" w:right="454"/>
        <w:jc w:val="both"/>
      </w:pPr>
      <w:r>
        <w:t>TI-RADS (</w:t>
      </w:r>
      <w:proofErr w:type="spellStart"/>
      <w:r w:rsidRPr="00570E39">
        <w:rPr>
          <w:lang w:val="fr-CA"/>
        </w:rPr>
        <w:t>Thyroid</w:t>
      </w:r>
      <w:proofErr w:type="spellEnd"/>
      <w:r w:rsidRPr="00570E39">
        <w:rPr>
          <w:lang w:val="fr-CA"/>
        </w:rPr>
        <w:t xml:space="preserve"> Imaging </w:t>
      </w:r>
      <w:proofErr w:type="spellStart"/>
      <w:r w:rsidRPr="00570E39">
        <w:rPr>
          <w:lang w:val="fr-CA"/>
        </w:rPr>
        <w:t>Reporting</w:t>
      </w:r>
      <w:proofErr w:type="spellEnd"/>
      <w:r w:rsidRPr="00570E39">
        <w:rPr>
          <w:lang w:val="fr-CA"/>
        </w:rPr>
        <w:t xml:space="preserve"> And Data System</w:t>
      </w:r>
      <w:r>
        <w:t>)</w:t>
      </w:r>
      <w:r w:rsidR="000F79F5">
        <w:t> </w:t>
      </w:r>
      <w:del w:id="97" w:author="PCS" w:date="2020-07-12T22:36:00Z">
        <w:r w:rsidR="000F79F5" w:rsidDel="000F79F5">
          <w:delText>:</w:delText>
        </w:r>
      </w:del>
      <w:r w:rsidR="006F41BF">
        <w:t xml:space="preserve"> </w:t>
      </w:r>
      <w:ins w:id="98" w:author="PCS" w:date="2020-07-12T22:36:00Z">
        <w:r w:rsidR="000F79F5">
          <w:t xml:space="preserve">est </w:t>
        </w:r>
      </w:ins>
      <w:r w:rsidR="006F41BF">
        <w:t>un</w:t>
      </w:r>
      <w:r>
        <w:t xml:space="preserve"> système international de classification des nodules thyroïdiens, qui sert à diminuer les biopsies inutiles </w:t>
      </w:r>
      <w:r w:rsidR="006F41BF">
        <w:t>et</w:t>
      </w:r>
      <w:r w:rsidR="00761268" w:rsidRPr="00612E3C">
        <w:t xml:space="preserve"> homogénéiser les descriptions et conduites à tenir face à un nodule de la thyroïde. </w:t>
      </w:r>
    </w:p>
    <w:p w14:paraId="63E59392" w14:textId="315B90AA" w:rsidR="00C81F4E" w:rsidRDefault="00C81F4E" w:rsidP="00C81F4E">
      <w:pPr>
        <w:pStyle w:val="Corpsdetexte"/>
        <w:spacing w:before="160" w:line="360" w:lineRule="auto"/>
        <w:ind w:left="438" w:right="454"/>
        <w:jc w:val="both"/>
      </w:pPr>
      <w:r>
        <w:t>Il comporte</w:t>
      </w:r>
      <w:r w:rsidR="00340E9A">
        <w:t xml:space="preserve"> un</w:t>
      </w:r>
      <w:r>
        <w:t xml:space="preserve"> </w:t>
      </w:r>
      <w:r w:rsidR="00270903" w:rsidRPr="00612E3C">
        <w:t xml:space="preserve">atlas lexical d’imagerie, un vocabulaire standardisé, un modèle de compte rendu </w:t>
      </w:r>
      <w:r>
        <w:t>et des catégories d’évaluation des nodules permettant ensuite de les classer selon le degré de suspicion (de normal à malin).</w:t>
      </w:r>
    </w:p>
    <w:p w14:paraId="5189D0DF" w14:textId="77777777" w:rsidR="00AC5AC0" w:rsidRDefault="00AC5AC0" w:rsidP="00AC5AC0">
      <w:pPr>
        <w:pStyle w:val="Titre3"/>
        <w:tabs>
          <w:tab w:val="left" w:pos="962"/>
        </w:tabs>
        <w:spacing w:before="207"/>
      </w:pPr>
    </w:p>
    <w:p w14:paraId="357DC0BB" w14:textId="0712AB26" w:rsidR="002567B2" w:rsidRDefault="00AF106E" w:rsidP="002D0C53">
      <w:pPr>
        <w:pStyle w:val="Titre4"/>
        <w:numPr>
          <w:ilvl w:val="2"/>
          <w:numId w:val="1"/>
        </w:numPr>
        <w:tabs>
          <w:tab w:val="left" w:pos="962"/>
          <w:tab w:val="left" w:pos="1082"/>
        </w:tabs>
        <w:spacing w:before="207"/>
        <w:ind w:left="437" w:firstLine="0"/>
      </w:pPr>
      <w:bookmarkStart w:id="99" w:name="_Toc45355104"/>
      <w:r>
        <w:t>ACR-</w:t>
      </w:r>
      <w:r w:rsidRPr="00AF106E">
        <w:t xml:space="preserve"> </w:t>
      </w:r>
      <w:r w:rsidRPr="009F39F0">
        <w:t>TIRADS</w:t>
      </w:r>
      <w:bookmarkEnd w:id="99"/>
    </w:p>
    <w:p w14:paraId="16C8DE4A" w14:textId="3F17C5E4" w:rsidR="00E234DE" w:rsidRDefault="00E234DE" w:rsidP="00E234DE">
      <w:pPr>
        <w:pStyle w:val="Corpsdetexte"/>
        <w:spacing w:before="160" w:line="360" w:lineRule="auto"/>
        <w:ind w:left="438" w:right="454"/>
        <w:jc w:val="both"/>
      </w:pPr>
      <w:r>
        <w:t>Des études comparatives montrent que le système ACR-</w:t>
      </w:r>
      <w:r w:rsidRPr="00AF106E">
        <w:t xml:space="preserve"> </w:t>
      </w:r>
      <w:r w:rsidRPr="009F39F0">
        <w:t>TIRADS</w:t>
      </w:r>
      <w:r>
        <w:t xml:space="preserve"> avait les performances globales les plus élevées, entraînant des taux inférieurs d'aspiration inutile à l'aiguille fine.</w:t>
      </w:r>
    </w:p>
    <w:p w14:paraId="26775D23" w14:textId="241B867F" w:rsidR="00AF106E" w:rsidRDefault="00AF106E" w:rsidP="00AF106E">
      <w:pPr>
        <w:pStyle w:val="Corpsdetexte"/>
        <w:spacing w:before="160" w:line="360" w:lineRule="auto"/>
        <w:ind w:left="438" w:right="454"/>
        <w:jc w:val="both"/>
      </w:pPr>
      <w:r>
        <w:t>ACR-</w:t>
      </w:r>
      <w:r w:rsidRPr="00AF106E">
        <w:t xml:space="preserve"> </w:t>
      </w:r>
      <w:r w:rsidRPr="009F39F0">
        <w:t>TIRADS</w:t>
      </w:r>
      <w:r>
        <w:t xml:space="preserve"> </w:t>
      </w:r>
      <w:r w:rsidRPr="009F39F0">
        <w:t>(</w:t>
      </w:r>
      <w:r w:rsidRPr="001D6E47">
        <w:rPr>
          <w:lang w:val="fr-CA"/>
        </w:rPr>
        <w:t xml:space="preserve">American </w:t>
      </w:r>
      <w:proofErr w:type="spellStart"/>
      <w:r w:rsidR="001D6E47" w:rsidRPr="001D6E47">
        <w:rPr>
          <w:lang w:val="fr-CA"/>
        </w:rPr>
        <w:t>C</w:t>
      </w:r>
      <w:r w:rsidRPr="001D6E47">
        <w:rPr>
          <w:lang w:val="fr-CA"/>
        </w:rPr>
        <w:t>ollege</w:t>
      </w:r>
      <w:proofErr w:type="spellEnd"/>
      <w:r w:rsidRPr="001D6E47">
        <w:rPr>
          <w:lang w:val="fr-CA"/>
        </w:rPr>
        <w:t xml:space="preserve"> </w:t>
      </w:r>
      <w:r w:rsidR="001D6E47" w:rsidRPr="001D6E47">
        <w:rPr>
          <w:lang w:val="fr-CA"/>
        </w:rPr>
        <w:t xml:space="preserve">of </w:t>
      </w:r>
      <w:proofErr w:type="spellStart"/>
      <w:r w:rsidR="001D6E47" w:rsidRPr="001D6E47">
        <w:rPr>
          <w:lang w:val="fr-CA"/>
        </w:rPr>
        <w:t>Radiology</w:t>
      </w:r>
      <w:proofErr w:type="spellEnd"/>
      <w:r w:rsidR="001D6E47" w:rsidRPr="009F39F0">
        <w:t>)</w:t>
      </w:r>
      <w:r w:rsidR="001D6E47">
        <w:t xml:space="preserve"> a</w:t>
      </w:r>
      <w:r>
        <w:t xml:space="preserve"> été publié en 2017</w:t>
      </w:r>
      <w:r w:rsidR="00E234DE">
        <w:t>-</w:t>
      </w:r>
      <w:r>
        <w:t xml:space="preserve"> précédé de K-TIRADS (</w:t>
      </w:r>
      <w:r w:rsidR="00E234DE">
        <w:t>Corée</w:t>
      </w:r>
      <w:r w:rsidR="003353BB">
        <w:t xml:space="preserve"> du sud,</w:t>
      </w:r>
      <w:r>
        <w:t>2017) et suivi d'EU-TIRADS (</w:t>
      </w:r>
      <w:r w:rsidR="003353BB">
        <w:t>Europe,</w:t>
      </w:r>
      <w:r w:rsidR="00E234DE">
        <w:t xml:space="preserve">2017) - </w:t>
      </w:r>
      <w:r w:rsidRPr="009F39F0">
        <w:t>se fonde sur l’analyse pondérée des signes</w:t>
      </w:r>
      <w:r w:rsidR="00E234DE">
        <w:t>.</w:t>
      </w:r>
    </w:p>
    <w:p w14:paraId="4F037B12" w14:textId="77777777" w:rsidR="0075352F" w:rsidRDefault="0075352F" w:rsidP="00AF106E">
      <w:pPr>
        <w:pStyle w:val="Corpsdetexte"/>
        <w:spacing w:before="160" w:line="360" w:lineRule="auto"/>
        <w:ind w:left="438" w:right="454"/>
        <w:jc w:val="both"/>
      </w:pPr>
    </w:p>
    <w:p w14:paraId="6B4067CB" w14:textId="0FD1BF00" w:rsidR="00AA60BB" w:rsidRDefault="00AA60BB" w:rsidP="00AA60BB">
      <w:pPr>
        <w:pStyle w:val="Titre4"/>
        <w:numPr>
          <w:ilvl w:val="2"/>
          <w:numId w:val="1"/>
        </w:numPr>
        <w:tabs>
          <w:tab w:val="left" w:pos="962"/>
          <w:tab w:val="left" w:pos="1082"/>
        </w:tabs>
        <w:spacing w:before="207"/>
        <w:ind w:left="437" w:firstLine="0"/>
      </w:pPr>
      <w:bookmarkStart w:id="100" w:name="_Toc45355105"/>
      <w:r>
        <w:t>Calcul</w:t>
      </w:r>
      <w:bookmarkEnd w:id="100"/>
    </w:p>
    <w:p w14:paraId="406337DC" w14:textId="7F3544FC" w:rsidR="00AA60BB" w:rsidRDefault="00AA60BB" w:rsidP="00AA60BB">
      <w:pPr>
        <w:pStyle w:val="Corpsdetexte"/>
        <w:spacing w:before="160" w:line="360" w:lineRule="auto"/>
        <w:ind w:left="438" w:right="454"/>
        <w:jc w:val="both"/>
      </w:pPr>
      <w:r>
        <w:t xml:space="preserve">Un score est attribué </w:t>
      </w:r>
      <w:del w:id="101" w:author="PCS" w:date="2020-07-12T22:38:00Z">
        <w:r w:rsidDel="000F79F5">
          <w:delText>dans</w:delText>
        </w:r>
      </w:del>
      <w:r>
        <w:t xml:space="preserve"> </w:t>
      </w:r>
      <w:ins w:id="102" w:author="PCS" w:date="2020-07-12T22:38:00Z">
        <w:r w:rsidR="000F79F5">
          <w:t xml:space="preserve">à </w:t>
        </w:r>
      </w:ins>
      <w:r>
        <w:t xml:space="preserve">chacune des </w:t>
      </w:r>
      <w:del w:id="103" w:author="PCS" w:date="2020-07-12T22:38:00Z">
        <w:r w:rsidDel="000F79F5">
          <w:delText>catégories</w:delText>
        </w:r>
      </w:del>
      <w:r>
        <w:t xml:space="preserve"> </w:t>
      </w:r>
      <w:ins w:id="104" w:author="PCS" w:date="2020-07-12T22:39:00Z">
        <w:r w:rsidR="000F79F5">
          <w:t xml:space="preserve">propriétés </w:t>
        </w:r>
      </w:ins>
      <w:r>
        <w:t>d</w:t>
      </w:r>
      <w:ins w:id="105" w:author="PCS" w:date="2020-07-12T22:39:00Z">
        <w:r w:rsidR="000F79F5">
          <w:t>u</w:t>
        </w:r>
      </w:ins>
      <w:del w:id="106" w:author="PCS" w:date="2020-07-12T22:39:00Z">
        <w:r w:rsidDel="000F79F5">
          <w:delText>e</w:delText>
        </w:r>
      </w:del>
      <w:r>
        <w:t xml:space="preserve"> résultat</w:t>
      </w:r>
      <w:del w:id="107" w:author="PCS" w:date="2020-07-12T22:39:00Z">
        <w:r w:rsidDel="000F79F5">
          <w:delText>s</w:delText>
        </w:r>
      </w:del>
      <w:r>
        <w:t xml:space="preserve"> d</w:t>
      </w:r>
      <w:ins w:id="108" w:author="PCS" w:date="2020-07-12T22:39:00Z">
        <w:r w:rsidR="000F79F5">
          <w:t xml:space="preserve">e </w:t>
        </w:r>
        <w:proofErr w:type="spellStart"/>
        <w:r w:rsidR="000F79F5">
          <w:t>l</w:t>
        </w:r>
      </w:ins>
      <w:del w:id="109" w:author="PCS" w:date="2020-07-12T22:39:00Z">
        <w:r w:rsidDel="000F79F5">
          <w:delText>'</w:delText>
        </w:r>
      </w:del>
      <w:r>
        <w:t>échographie</w:t>
      </w:r>
      <w:proofErr w:type="spellEnd"/>
      <w:ins w:id="110" w:author="PCS" w:date="2020-07-12T22:38:00Z">
        <w:r w:rsidR="000F79F5">
          <w:t xml:space="preserve"> selon la vale</w:t>
        </w:r>
      </w:ins>
      <w:ins w:id="111" w:author="PCS" w:date="2020-07-12T22:39:00Z">
        <w:r w:rsidR="000F79F5">
          <w:t>ur qu’elle prend</w:t>
        </w:r>
      </w:ins>
      <w:r>
        <w:t>. Plus le score cumulé est élevé, plus le niveau TI-RADS et la probabilité de malignité sont élevés</w:t>
      </w:r>
      <w:r w:rsidR="001D6E47">
        <w:t> :</w:t>
      </w:r>
    </w:p>
    <w:p w14:paraId="057DDAF0" w14:textId="77777777" w:rsidR="00467050" w:rsidRDefault="00467050" w:rsidP="00AC10A5">
      <w:pPr>
        <w:pStyle w:val="Corpsdetexte"/>
        <w:numPr>
          <w:ilvl w:val="0"/>
          <w:numId w:val="11"/>
        </w:numPr>
        <w:spacing w:before="160" w:line="360" w:lineRule="auto"/>
        <w:ind w:right="454"/>
        <w:jc w:val="both"/>
      </w:pPr>
      <w:r w:rsidRPr="00C3724D">
        <w:t xml:space="preserve">Composition du nodule </w:t>
      </w:r>
    </w:p>
    <w:p w14:paraId="4844EEA5" w14:textId="77777777" w:rsidR="00467050" w:rsidRDefault="00467050" w:rsidP="00AC10A5">
      <w:pPr>
        <w:pStyle w:val="Corpsdetexte"/>
        <w:numPr>
          <w:ilvl w:val="1"/>
          <w:numId w:val="11"/>
        </w:numPr>
        <w:spacing w:before="160" w:line="360" w:lineRule="auto"/>
        <w:ind w:right="454"/>
        <w:jc w:val="both"/>
      </w:pPr>
      <w:r w:rsidRPr="00C3724D">
        <w:t xml:space="preserve">Kystique ou majoritairement kystique (0 pt) </w:t>
      </w:r>
    </w:p>
    <w:p w14:paraId="17841865" w14:textId="77777777" w:rsidR="00467050" w:rsidRDefault="00467050" w:rsidP="00AC10A5">
      <w:pPr>
        <w:pStyle w:val="Corpsdetexte"/>
        <w:numPr>
          <w:ilvl w:val="1"/>
          <w:numId w:val="11"/>
        </w:numPr>
        <w:spacing w:before="160" w:line="360" w:lineRule="auto"/>
        <w:ind w:right="454"/>
        <w:jc w:val="both"/>
      </w:pPr>
      <w:r w:rsidRPr="00C3724D">
        <w:t xml:space="preserve">Spongiforme (0 pt) </w:t>
      </w:r>
    </w:p>
    <w:p w14:paraId="41A8961C" w14:textId="77777777" w:rsidR="00467050" w:rsidRDefault="00467050" w:rsidP="00AC10A5">
      <w:pPr>
        <w:pStyle w:val="Corpsdetexte"/>
        <w:numPr>
          <w:ilvl w:val="1"/>
          <w:numId w:val="11"/>
        </w:numPr>
        <w:spacing w:before="160" w:line="360" w:lineRule="auto"/>
        <w:ind w:right="454"/>
        <w:jc w:val="both"/>
      </w:pPr>
      <w:r w:rsidRPr="00C3724D">
        <w:t xml:space="preserve">Mixte (solide et kystique) (1 pt) </w:t>
      </w:r>
    </w:p>
    <w:p w14:paraId="7B938B95" w14:textId="77777777" w:rsidR="00467050" w:rsidRDefault="00467050" w:rsidP="00AC10A5">
      <w:pPr>
        <w:pStyle w:val="Corpsdetexte"/>
        <w:numPr>
          <w:ilvl w:val="1"/>
          <w:numId w:val="11"/>
        </w:numPr>
        <w:spacing w:before="160" w:line="360" w:lineRule="auto"/>
        <w:ind w:right="454"/>
        <w:jc w:val="both"/>
      </w:pPr>
      <w:r w:rsidRPr="00C3724D">
        <w:t xml:space="preserve">Solide ou majoritairement solide (2 pt) </w:t>
      </w:r>
    </w:p>
    <w:p w14:paraId="665EC40B" w14:textId="749CF2E9" w:rsidR="00467050" w:rsidRDefault="00467050" w:rsidP="00AC10A5">
      <w:pPr>
        <w:pStyle w:val="Corpsdetexte"/>
        <w:numPr>
          <w:ilvl w:val="1"/>
          <w:numId w:val="11"/>
        </w:numPr>
        <w:spacing w:before="160" w:line="360" w:lineRule="auto"/>
        <w:ind w:right="454"/>
        <w:jc w:val="both"/>
      </w:pPr>
      <w:r w:rsidRPr="00C3724D">
        <w:t xml:space="preserve">Indéterminé à cause des macro-calcifications (2 pt) </w:t>
      </w:r>
    </w:p>
    <w:p w14:paraId="441FB7DA" w14:textId="2793AD5F" w:rsidR="0075352F" w:rsidRDefault="0075352F" w:rsidP="0075352F"/>
    <w:p w14:paraId="676ECF0E" w14:textId="77777777" w:rsidR="0075352F" w:rsidRDefault="0075352F" w:rsidP="0075352F"/>
    <w:p w14:paraId="203DA5AA" w14:textId="77777777" w:rsidR="0075352F" w:rsidRDefault="0075352F" w:rsidP="0075352F"/>
    <w:p w14:paraId="13A85524" w14:textId="3BD6FEA6" w:rsidR="0075352F" w:rsidRDefault="0075352F" w:rsidP="0075352F"/>
    <w:p w14:paraId="41F40577" w14:textId="77777777" w:rsidR="0075352F" w:rsidRDefault="0075352F" w:rsidP="0075352F"/>
    <w:p w14:paraId="5C93D002" w14:textId="780930F6" w:rsidR="00467050" w:rsidRDefault="00467050" w:rsidP="00AC10A5">
      <w:pPr>
        <w:pStyle w:val="Corpsdetexte"/>
        <w:numPr>
          <w:ilvl w:val="0"/>
          <w:numId w:val="11"/>
        </w:numPr>
        <w:spacing w:before="160" w:line="360" w:lineRule="auto"/>
        <w:ind w:right="454"/>
        <w:jc w:val="both"/>
      </w:pPr>
      <w:proofErr w:type="spellStart"/>
      <w:r w:rsidRPr="00C3724D">
        <w:t>Echogénicité</w:t>
      </w:r>
      <w:proofErr w:type="spellEnd"/>
      <w:r w:rsidRPr="00C3724D">
        <w:t xml:space="preserve"> du nodule </w:t>
      </w:r>
    </w:p>
    <w:p w14:paraId="2D9FB9CA" w14:textId="77777777" w:rsidR="00467050" w:rsidRDefault="00467050" w:rsidP="00AC10A5">
      <w:pPr>
        <w:pStyle w:val="Corpsdetexte"/>
        <w:numPr>
          <w:ilvl w:val="1"/>
          <w:numId w:val="11"/>
        </w:numPr>
        <w:spacing w:before="160" w:line="360" w:lineRule="auto"/>
        <w:ind w:right="454"/>
        <w:jc w:val="both"/>
      </w:pPr>
      <w:proofErr w:type="spellStart"/>
      <w:r w:rsidRPr="00C3724D">
        <w:t>Anéchogène</w:t>
      </w:r>
      <w:proofErr w:type="spellEnd"/>
      <w:r w:rsidRPr="00C3724D">
        <w:t xml:space="preserve"> (0 pt) </w:t>
      </w:r>
    </w:p>
    <w:p w14:paraId="63A744C9" w14:textId="620CEBCB" w:rsidR="00467050" w:rsidRDefault="00467050" w:rsidP="00AC10A5">
      <w:pPr>
        <w:pStyle w:val="Corpsdetexte"/>
        <w:numPr>
          <w:ilvl w:val="1"/>
          <w:numId w:val="11"/>
        </w:numPr>
        <w:spacing w:before="160" w:line="360" w:lineRule="auto"/>
        <w:ind w:right="454"/>
        <w:jc w:val="both"/>
      </w:pPr>
      <w:r w:rsidRPr="00C3724D">
        <w:t xml:space="preserve">Iso échogène ou hyper (1 pt) </w:t>
      </w:r>
    </w:p>
    <w:p w14:paraId="2306BB06" w14:textId="461DC238" w:rsidR="00467050" w:rsidRDefault="00467050" w:rsidP="00AC10A5">
      <w:pPr>
        <w:pStyle w:val="Corpsdetexte"/>
        <w:numPr>
          <w:ilvl w:val="1"/>
          <w:numId w:val="11"/>
        </w:numPr>
        <w:spacing w:before="160" w:line="360" w:lineRule="auto"/>
        <w:ind w:right="454"/>
        <w:jc w:val="both"/>
      </w:pPr>
      <w:proofErr w:type="spellStart"/>
      <w:r w:rsidRPr="00C3724D">
        <w:t>Hypoéchogène</w:t>
      </w:r>
      <w:proofErr w:type="spellEnd"/>
      <w:r w:rsidRPr="00C3724D">
        <w:t xml:space="preserve"> (2 pt) </w:t>
      </w:r>
    </w:p>
    <w:p w14:paraId="54418D26" w14:textId="59E7B3A7" w:rsidR="00467050" w:rsidRDefault="00467050" w:rsidP="00AC10A5">
      <w:pPr>
        <w:pStyle w:val="Corpsdetexte"/>
        <w:numPr>
          <w:ilvl w:val="1"/>
          <w:numId w:val="11"/>
        </w:numPr>
        <w:spacing w:before="160" w:line="360" w:lineRule="auto"/>
        <w:ind w:right="454"/>
        <w:jc w:val="both"/>
      </w:pPr>
      <w:r w:rsidRPr="00C3724D">
        <w:t xml:space="preserve">Très </w:t>
      </w:r>
      <w:proofErr w:type="spellStart"/>
      <w:r w:rsidRPr="00C3724D">
        <w:t>hypoéchogène</w:t>
      </w:r>
      <w:proofErr w:type="spellEnd"/>
      <w:r w:rsidRPr="00C3724D">
        <w:t xml:space="preserve"> (3 pt) </w:t>
      </w:r>
    </w:p>
    <w:p w14:paraId="71D0DEF1" w14:textId="0F816ECA" w:rsidR="00467050" w:rsidRDefault="00467050" w:rsidP="00AC10A5">
      <w:pPr>
        <w:pStyle w:val="Corpsdetexte"/>
        <w:numPr>
          <w:ilvl w:val="1"/>
          <w:numId w:val="11"/>
        </w:numPr>
        <w:spacing w:before="160" w:line="360" w:lineRule="auto"/>
        <w:ind w:right="454"/>
        <w:jc w:val="both"/>
      </w:pPr>
      <w:r w:rsidRPr="00C3724D">
        <w:t xml:space="preserve">Indéterminable (1 pt) </w:t>
      </w:r>
    </w:p>
    <w:p w14:paraId="7505B238" w14:textId="39E5087B" w:rsidR="00467050" w:rsidRDefault="00467050" w:rsidP="00AC10A5">
      <w:pPr>
        <w:pStyle w:val="Corpsdetexte"/>
        <w:numPr>
          <w:ilvl w:val="0"/>
          <w:numId w:val="11"/>
        </w:numPr>
        <w:spacing w:before="160" w:line="360" w:lineRule="auto"/>
        <w:ind w:right="454"/>
        <w:jc w:val="both"/>
      </w:pPr>
      <w:r w:rsidRPr="00C3724D">
        <w:t xml:space="preserve">Forme du nodule </w:t>
      </w:r>
    </w:p>
    <w:p w14:paraId="7692F31F" w14:textId="77777777" w:rsidR="00467050" w:rsidRDefault="00467050" w:rsidP="00AC10A5">
      <w:pPr>
        <w:pStyle w:val="Corpsdetexte"/>
        <w:numPr>
          <w:ilvl w:val="1"/>
          <w:numId w:val="11"/>
        </w:numPr>
        <w:spacing w:before="160" w:line="360" w:lineRule="auto"/>
        <w:ind w:right="454"/>
        <w:jc w:val="both"/>
      </w:pPr>
      <w:r w:rsidRPr="00C3724D">
        <w:t xml:space="preserve">Plus long qu'épais (0 pt) </w:t>
      </w:r>
    </w:p>
    <w:p w14:paraId="7E85D1F0" w14:textId="77777777" w:rsidR="00467050" w:rsidRDefault="00467050" w:rsidP="00AC10A5">
      <w:pPr>
        <w:pStyle w:val="Corpsdetexte"/>
        <w:numPr>
          <w:ilvl w:val="1"/>
          <w:numId w:val="11"/>
        </w:numPr>
        <w:spacing w:before="160" w:line="360" w:lineRule="auto"/>
        <w:ind w:right="454"/>
        <w:jc w:val="both"/>
      </w:pPr>
      <w:r w:rsidRPr="00C3724D">
        <w:t xml:space="preserve">Plus épais que long (3 pt) </w:t>
      </w:r>
    </w:p>
    <w:p w14:paraId="6ED3D0C2" w14:textId="77777777" w:rsidR="00467050" w:rsidRDefault="00467050" w:rsidP="00AC10A5">
      <w:pPr>
        <w:pStyle w:val="Corpsdetexte"/>
        <w:numPr>
          <w:ilvl w:val="0"/>
          <w:numId w:val="11"/>
        </w:numPr>
        <w:spacing w:before="160" w:line="360" w:lineRule="auto"/>
        <w:ind w:right="454"/>
        <w:jc w:val="both"/>
      </w:pPr>
      <w:r w:rsidRPr="00C3724D">
        <w:t xml:space="preserve">Contours du nodule </w:t>
      </w:r>
    </w:p>
    <w:p w14:paraId="4EFC83F5" w14:textId="77777777" w:rsidR="00467050" w:rsidRDefault="00467050" w:rsidP="00AC10A5">
      <w:pPr>
        <w:pStyle w:val="Corpsdetexte"/>
        <w:numPr>
          <w:ilvl w:val="1"/>
          <w:numId w:val="11"/>
        </w:numPr>
        <w:spacing w:before="160" w:line="360" w:lineRule="auto"/>
        <w:ind w:right="454"/>
        <w:jc w:val="both"/>
      </w:pPr>
      <w:r w:rsidRPr="00C3724D">
        <w:t xml:space="preserve">Lisses (0 pt) </w:t>
      </w:r>
    </w:p>
    <w:p w14:paraId="485F33FB" w14:textId="77777777" w:rsidR="00467050" w:rsidRDefault="00467050" w:rsidP="00AC10A5">
      <w:pPr>
        <w:pStyle w:val="Corpsdetexte"/>
        <w:numPr>
          <w:ilvl w:val="1"/>
          <w:numId w:val="11"/>
        </w:numPr>
        <w:spacing w:before="160" w:line="360" w:lineRule="auto"/>
        <w:ind w:right="454"/>
        <w:jc w:val="both"/>
      </w:pPr>
      <w:r w:rsidRPr="00C3724D">
        <w:t xml:space="preserve">Mal définis (0 pt) </w:t>
      </w:r>
    </w:p>
    <w:p w14:paraId="075A0632" w14:textId="77777777" w:rsidR="00467050" w:rsidRDefault="00467050" w:rsidP="00AC10A5">
      <w:pPr>
        <w:pStyle w:val="Corpsdetexte"/>
        <w:numPr>
          <w:ilvl w:val="1"/>
          <w:numId w:val="11"/>
        </w:numPr>
        <w:spacing w:before="160" w:line="360" w:lineRule="auto"/>
        <w:ind w:right="454"/>
        <w:jc w:val="both"/>
      </w:pPr>
      <w:r w:rsidRPr="00C3724D">
        <w:t xml:space="preserve">Lobulés ou irréguliers (2 pt) </w:t>
      </w:r>
    </w:p>
    <w:p w14:paraId="23AC4FC2" w14:textId="77777777" w:rsidR="00467050" w:rsidRDefault="00467050" w:rsidP="00AC10A5">
      <w:pPr>
        <w:pStyle w:val="Corpsdetexte"/>
        <w:numPr>
          <w:ilvl w:val="1"/>
          <w:numId w:val="11"/>
        </w:numPr>
        <w:spacing w:before="160" w:line="360" w:lineRule="auto"/>
        <w:ind w:right="454"/>
        <w:jc w:val="both"/>
      </w:pPr>
      <w:r w:rsidRPr="00C3724D">
        <w:t xml:space="preserve">Dépassant le plan de la thyroïde (3 pt) </w:t>
      </w:r>
    </w:p>
    <w:p w14:paraId="247C83AB" w14:textId="77777777" w:rsidR="00467050" w:rsidRDefault="00467050" w:rsidP="00AC10A5">
      <w:pPr>
        <w:pStyle w:val="Corpsdetexte"/>
        <w:numPr>
          <w:ilvl w:val="1"/>
          <w:numId w:val="11"/>
        </w:numPr>
        <w:spacing w:before="160" w:line="360" w:lineRule="auto"/>
        <w:ind w:right="454"/>
        <w:jc w:val="both"/>
      </w:pPr>
      <w:r w:rsidRPr="00C3724D">
        <w:t xml:space="preserve">Indéterminables (0 pt) </w:t>
      </w:r>
    </w:p>
    <w:p w14:paraId="57D407D1" w14:textId="77777777" w:rsidR="00467050" w:rsidRDefault="00467050" w:rsidP="00AC10A5">
      <w:pPr>
        <w:pStyle w:val="Corpsdetexte"/>
        <w:numPr>
          <w:ilvl w:val="0"/>
          <w:numId w:val="11"/>
        </w:numPr>
        <w:spacing w:before="160" w:line="360" w:lineRule="auto"/>
        <w:ind w:right="454"/>
        <w:jc w:val="both"/>
      </w:pPr>
      <w:r w:rsidRPr="00C3724D">
        <w:t xml:space="preserve">Autres caractéristiques </w:t>
      </w:r>
    </w:p>
    <w:p w14:paraId="7C3CCED0" w14:textId="4E068BED" w:rsidR="00467050" w:rsidRDefault="00467050" w:rsidP="00AC10A5">
      <w:pPr>
        <w:pStyle w:val="Corpsdetexte"/>
        <w:numPr>
          <w:ilvl w:val="1"/>
          <w:numId w:val="11"/>
        </w:numPr>
        <w:spacing w:before="160" w:line="360" w:lineRule="auto"/>
        <w:ind w:right="454"/>
        <w:jc w:val="both"/>
      </w:pPr>
      <w:proofErr w:type="spellStart"/>
      <w:r w:rsidRPr="00C3724D">
        <w:t>Microcalcifications</w:t>
      </w:r>
      <w:proofErr w:type="spellEnd"/>
      <w:r w:rsidRPr="00C3724D">
        <w:t xml:space="preserve"> (1 pt) </w:t>
      </w:r>
    </w:p>
    <w:p w14:paraId="43D7055D" w14:textId="77777777" w:rsidR="00467050" w:rsidRDefault="00467050" w:rsidP="00AC10A5">
      <w:pPr>
        <w:pStyle w:val="Corpsdetexte"/>
        <w:numPr>
          <w:ilvl w:val="1"/>
          <w:numId w:val="11"/>
        </w:numPr>
        <w:spacing w:before="160" w:line="360" w:lineRule="auto"/>
        <w:ind w:right="454"/>
        <w:jc w:val="both"/>
      </w:pPr>
      <w:r w:rsidRPr="00C3724D">
        <w:t xml:space="preserve">Calcifications périphériques (2 pt) </w:t>
      </w:r>
    </w:p>
    <w:p w14:paraId="2AF587BE" w14:textId="4E980CC0" w:rsidR="00467050" w:rsidRDefault="00467050" w:rsidP="00AC10A5">
      <w:pPr>
        <w:pStyle w:val="Corpsdetexte"/>
        <w:numPr>
          <w:ilvl w:val="1"/>
          <w:numId w:val="11"/>
        </w:numPr>
        <w:spacing w:before="160" w:line="360" w:lineRule="auto"/>
        <w:ind w:right="454"/>
        <w:jc w:val="both"/>
      </w:pPr>
      <w:r w:rsidRPr="00C3724D">
        <w:t>Focus hyperéchogène ponctiforme (3 pt)</w:t>
      </w:r>
    </w:p>
    <w:p w14:paraId="3A2E082D" w14:textId="7DE4194E" w:rsidR="00F112D6" w:rsidRDefault="00F112D6" w:rsidP="00F112D6">
      <w:pPr>
        <w:pStyle w:val="Corpsdetexte"/>
        <w:spacing w:before="160" w:line="360" w:lineRule="auto"/>
        <w:ind w:left="1518" w:right="454"/>
        <w:jc w:val="both"/>
      </w:pPr>
    </w:p>
    <w:p w14:paraId="32ABBBB9" w14:textId="014D81C0" w:rsidR="004014A7" w:rsidRDefault="004014A7" w:rsidP="00F112D6">
      <w:pPr>
        <w:pStyle w:val="Corpsdetexte"/>
        <w:spacing w:before="160" w:line="360" w:lineRule="auto"/>
        <w:ind w:left="1518" w:right="454"/>
        <w:jc w:val="both"/>
      </w:pPr>
    </w:p>
    <w:p w14:paraId="1577588D" w14:textId="1E8CDCBD" w:rsidR="004014A7" w:rsidRDefault="004014A7" w:rsidP="00F112D6">
      <w:pPr>
        <w:pStyle w:val="Corpsdetexte"/>
        <w:spacing w:before="160" w:line="360" w:lineRule="auto"/>
        <w:ind w:left="1518" w:right="454"/>
        <w:jc w:val="both"/>
      </w:pPr>
    </w:p>
    <w:p w14:paraId="1CFCF087" w14:textId="2EA42D2B" w:rsidR="004014A7" w:rsidRDefault="004014A7" w:rsidP="00F112D6">
      <w:pPr>
        <w:pStyle w:val="Corpsdetexte"/>
        <w:spacing w:before="160" w:line="360" w:lineRule="auto"/>
        <w:ind w:left="1518" w:right="454"/>
        <w:jc w:val="both"/>
      </w:pPr>
    </w:p>
    <w:p w14:paraId="6B659CB4" w14:textId="77777777" w:rsidR="004014A7" w:rsidRDefault="004014A7" w:rsidP="00F112D6">
      <w:pPr>
        <w:pStyle w:val="Corpsdetexte"/>
        <w:spacing w:before="160" w:line="360" w:lineRule="auto"/>
        <w:ind w:left="1518" w:right="454"/>
        <w:jc w:val="both"/>
      </w:pPr>
    </w:p>
    <w:p w14:paraId="2D39483F" w14:textId="498273EE" w:rsidR="003A0FE3" w:rsidRDefault="007E59F8" w:rsidP="007E59F8">
      <w:pPr>
        <w:pStyle w:val="Corpsdetexte"/>
        <w:spacing w:before="160" w:line="360" w:lineRule="auto"/>
        <w:ind w:left="438" w:right="454"/>
        <w:jc w:val="both"/>
      </w:pPr>
      <w:r>
        <w:lastRenderedPageBreak/>
        <w:t>Le système</w:t>
      </w:r>
      <w:r w:rsidR="003A0FE3" w:rsidRPr="003A0FE3">
        <w:t xml:space="preserve"> fourni</w:t>
      </w:r>
      <w:r>
        <w:t>t</w:t>
      </w:r>
      <w:r w:rsidR="003A0FE3" w:rsidRPr="003A0FE3">
        <w:t xml:space="preserve"> des recommandations sur le moment d'utiliser l'aspiration à l'aiguille fine (FNA) ou le suivi échographique des nodules suspects, et quand laisser en toute sécurité les nodules bénins / non suspects.</w:t>
      </w:r>
    </w:p>
    <w:p w14:paraId="2CA6592A" w14:textId="77777777" w:rsidR="0075352F" w:rsidRDefault="0075352F" w:rsidP="007E59F8">
      <w:pPr>
        <w:pStyle w:val="Corpsdetexte"/>
        <w:spacing w:before="160" w:line="360" w:lineRule="auto"/>
        <w:ind w:left="438" w:right="454"/>
        <w:jc w:val="both"/>
      </w:pPr>
    </w:p>
    <w:p w14:paraId="71B625EA" w14:textId="6D9E4540" w:rsidR="007E59F8" w:rsidRDefault="003A0FE3" w:rsidP="00AC10A5">
      <w:pPr>
        <w:pStyle w:val="Corpsdetexte"/>
        <w:numPr>
          <w:ilvl w:val="1"/>
          <w:numId w:val="11"/>
        </w:numPr>
        <w:spacing w:before="160" w:line="360" w:lineRule="auto"/>
        <w:ind w:right="454"/>
        <w:jc w:val="both"/>
      </w:pPr>
      <w:r>
        <w:t>TR1</w:t>
      </w:r>
      <w:r w:rsidR="007E59F8">
        <w:t xml:space="preserve"> (</w:t>
      </w:r>
      <w:r>
        <w:t xml:space="preserve">0 </w:t>
      </w:r>
      <w:r w:rsidR="007E59F8">
        <w:t>point) : bénin,</w:t>
      </w:r>
      <w:r w:rsidR="007E59F8" w:rsidRPr="007E59F8">
        <w:t xml:space="preserve"> </w:t>
      </w:r>
      <w:r w:rsidR="007E59F8">
        <w:t>aucun FNA requis</w:t>
      </w:r>
    </w:p>
    <w:p w14:paraId="0D3958D1" w14:textId="21BC13ED" w:rsidR="007E59F8" w:rsidRDefault="003A0FE3" w:rsidP="00AC10A5">
      <w:pPr>
        <w:pStyle w:val="Corpsdetexte"/>
        <w:numPr>
          <w:ilvl w:val="1"/>
          <w:numId w:val="11"/>
        </w:numPr>
        <w:spacing w:before="160" w:line="360" w:lineRule="auto"/>
        <w:ind w:right="454"/>
        <w:jc w:val="both"/>
      </w:pPr>
      <w:r>
        <w:t>TR2</w:t>
      </w:r>
      <w:r w:rsidR="007E59F8">
        <w:t xml:space="preserve"> (</w:t>
      </w:r>
      <w:r>
        <w:t>2 points</w:t>
      </w:r>
      <w:r w:rsidR="007E59F8">
        <w:t xml:space="preserve">) : </w:t>
      </w:r>
      <w:r>
        <w:t>pas suspect</w:t>
      </w:r>
      <w:r w:rsidR="007E59F8">
        <w:t>,</w:t>
      </w:r>
      <w:r w:rsidR="007E59F8" w:rsidRPr="007E59F8">
        <w:t xml:space="preserve"> </w:t>
      </w:r>
      <w:r w:rsidR="007E59F8">
        <w:t>aucun FNA requis</w:t>
      </w:r>
    </w:p>
    <w:p w14:paraId="56ACB938" w14:textId="322D56A2" w:rsidR="003A0FE3" w:rsidRDefault="003A0FE3" w:rsidP="00AC10A5">
      <w:pPr>
        <w:pStyle w:val="Corpsdetexte"/>
        <w:numPr>
          <w:ilvl w:val="1"/>
          <w:numId w:val="11"/>
        </w:numPr>
        <w:spacing w:before="160" w:line="360" w:lineRule="auto"/>
        <w:ind w:right="454"/>
        <w:jc w:val="both"/>
      </w:pPr>
      <w:r>
        <w:t>TR3</w:t>
      </w:r>
      <w:r w:rsidR="007E59F8">
        <w:t xml:space="preserve"> (</w:t>
      </w:r>
      <w:r>
        <w:t>3 points</w:t>
      </w:r>
      <w:r w:rsidR="007E59F8">
        <w:t xml:space="preserve">) : </w:t>
      </w:r>
      <w:r>
        <w:t>légèrement suspect</w:t>
      </w:r>
      <w:r w:rsidR="007E59F8">
        <w:t>,</w:t>
      </w:r>
      <w:r w:rsidR="007E59F8" w:rsidRPr="007E59F8">
        <w:t xml:space="preserve"> </w:t>
      </w:r>
      <w:r w:rsidR="007E59F8">
        <w:t>suivi ≥1,5 cm, ≥2,5 cm FNA</w:t>
      </w:r>
    </w:p>
    <w:p w14:paraId="10F4FF34" w14:textId="65490312" w:rsidR="007E59F8" w:rsidRDefault="003A0FE3" w:rsidP="00AC10A5">
      <w:pPr>
        <w:pStyle w:val="Corpsdetexte"/>
        <w:numPr>
          <w:ilvl w:val="1"/>
          <w:numId w:val="11"/>
        </w:numPr>
        <w:spacing w:before="160" w:line="360" w:lineRule="auto"/>
        <w:ind w:right="454"/>
        <w:jc w:val="both"/>
      </w:pPr>
      <w:r>
        <w:t>TR4</w:t>
      </w:r>
      <w:r w:rsidR="007E59F8">
        <w:t xml:space="preserve"> (</w:t>
      </w:r>
      <w:r>
        <w:t>4-6 points</w:t>
      </w:r>
      <w:r w:rsidR="007E59F8">
        <w:t xml:space="preserve">) : </w:t>
      </w:r>
      <w:r>
        <w:t>modérément suspect</w:t>
      </w:r>
      <w:r w:rsidR="007E59F8">
        <w:t>,</w:t>
      </w:r>
      <w:r w:rsidR="007E59F8" w:rsidRPr="007E59F8">
        <w:t xml:space="preserve"> </w:t>
      </w:r>
      <w:r w:rsidR="007E59F8">
        <w:t>suivi ≥1,0 ​​cm, ≥1,5 cm FNA</w:t>
      </w:r>
    </w:p>
    <w:p w14:paraId="24EFBA03" w14:textId="4F426AF1" w:rsidR="007E59F8" w:rsidRDefault="003A0FE3" w:rsidP="00AC10A5">
      <w:pPr>
        <w:pStyle w:val="Corpsdetexte"/>
        <w:numPr>
          <w:ilvl w:val="1"/>
          <w:numId w:val="11"/>
        </w:numPr>
        <w:spacing w:before="160" w:line="360" w:lineRule="auto"/>
        <w:ind w:right="454"/>
        <w:jc w:val="both"/>
      </w:pPr>
      <w:r>
        <w:t>TR5</w:t>
      </w:r>
      <w:r w:rsidR="007E59F8">
        <w:t xml:space="preserve"> (</w:t>
      </w:r>
      <w:r>
        <w:t>≥7 points</w:t>
      </w:r>
      <w:r w:rsidR="007E59F8">
        <w:t xml:space="preserve">) : </w:t>
      </w:r>
      <w:r>
        <w:t>très suspect</w:t>
      </w:r>
      <w:r w:rsidR="007E59F8">
        <w:t>,</w:t>
      </w:r>
      <w:r w:rsidR="007E59F8" w:rsidRPr="007E59F8">
        <w:t xml:space="preserve"> </w:t>
      </w:r>
      <w:r w:rsidR="007E59F8">
        <w:t>suivi ≥0,5 cm, ≥1,0 ​​cm FNA</w:t>
      </w:r>
    </w:p>
    <w:p w14:paraId="61E780BC" w14:textId="700BC89B" w:rsidR="007E59F8" w:rsidRDefault="00F112D6" w:rsidP="003A0FE3">
      <w:pPr>
        <w:pStyle w:val="Corpsdetexte"/>
        <w:spacing w:before="160" w:line="360" w:lineRule="auto"/>
        <w:ind w:right="454"/>
        <w:jc w:val="both"/>
      </w:pPr>
      <w:r>
        <w:rPr>
          <w:noProof/>
          <w:lang w:eastAsia="fr-FR"/>
        </w:rPr>
        <mc:AlternateContent>
          <mc:Choice Requires="wps">
            <w:drawing>
              <wp:anchor distT="0" distB="0" distL="114300" distR="114300" simplePos="0" relativeHeight="251705856" behindDoc="0" locked="0" layoutInCell="1" allowOverlap="1" wp14:anchorId="0F1BE18A" wp14:editId="3888A142">
                <wp:simplePos x="0" y="0"/>
                <wp:positionH relativeFrom="column">
                  <wp:posOffset>-107950</wp:posOffset>
                </wp:positionH>
                <wp:positionV relativeFrom="paragraph">
                  <wp:posOffset>3677920</wp:posOffset>
                </wp:positionV>
                <wp:extent cx="6429375"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55F9ED27" w14:textId="37C3567F" w:rsidR="0087095F" w:rsidRPr="00F112D6" w:rsidRDefault="0087095F" w:rsidP="00F112D6">
                            <w:pPr>
                              <w:pStyle w:val="Lgende"/>
                              <w:jc w:val="center"/>
                              <w:rPr>
                                <w:color w:val="000000" w:themeColor="text1"/>
                                <w:sz w:val="24"/>
                                <w:szCs w:val="24"/>
                              </w:rPr>
                            </w:pPr>
                            <w:bookmarkStart w:id="112" w:name="_Toc45315472"/>
                            <w:bookmarkStart w:id="113" w:name="_Toc45315708"/>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E18A" id="Zone de texte 64" o:spid="_x0000_s1037" type="#_x0000_t202" style="position:absolute;left:0;text-align:left;margin-left:-8.5pt;margin-top:289.6pt;width:506.2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haNgIAAGw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" stroked="f">
                <v:textbox style="mso-fit-shape-to-text:t" inset="0,0,0,0">
                  <w:txbxContent>
                    <w:p w14:paraId="55F9ED27" w14:textId="37C3567F" w:rsidR="0087095F" w:rsidRPr="00F112D6" w:rsidRDefault="0087095F" w:rsidP="00F112D6">
                      <w:pPr>
                        <w:pStyle w:val="Lgende"/>
                        <w:jc w:val="center"/>
                        <w:rPr>
                          <w:color w:val="000000" w:themeColor="text1"/>
                          <w:sz w:val="24"/>
                          <w:szCs w:val="24"/>
                        </w:rPr>
                      </w:pPr>
                      <w:bookmarkStart w:id="114" w:name="_Toc45315472"/>
                      <w:bookmarkStart w:id="115" w:name="_Toc45315708"/>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114"/>
                      <w:bookmarkEnd w:id="115"/>
                    </w:p>
                  </w:txbxContent>
                </v:textbox>
                <w10:wrap type="topAndBottom"/>
              </v:shape>
            </w:pict>
          </mc:Fallback>
        </mc:AlternateContent>
      </w:r>
      <w:r>
        <w:rPr>
          <w:noProof/>
          <w:lang w:eastAsia="fr-FR"/>
        </w:rPr>
        <w:drawing>
          <wp:anchor distT="0" distB="0" distL="114300" distR="114300" simplePos="0" relativeHeight="251655168" behindDoc="1" locked="0" layoutInCell="1" allowOverlap="1" wp14:anchorId="7E8FACE7" wp14:editId="0CE7C5D7">
            <wp:simplePos x="0" y="0"/>
            <wp:positionH relativeFrom="margin">
              <wp:align>right</wp:align>
            </wp:positionH>
            <wp:positionV relativeFrom="paragraph">
              <wp:posOffset>327025</wp:posOffset>
            </wp:positionV>
            <wp:extent cx="6429375" cy="3293745"/>
            <wp:effectExtent l="0" t="0" r="9525" b="190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RADS-2017-Flow-Chart.jpg"/>
                    <pic:cNvPicPr/>
                  </pic:nvPicPr>
                  <pic:blipFill>
                    <a:blip r:embed="rId44">
                      <a:extLst>
                        <a:ext uri="{28A0092B-C50C-407E-A947-70E740481C1C}">
                          <a14:useLocalDpi xmlns:a14="http://schemas.microsoft.com/office/drawing/2010/main" val="0"/>
                        </a:ext>
                      </a:extLst>
                    </a:blip>
                    <a:stretch>
                      <a:fillRect/>
                    </a:stretch>
                  </pic:blipFill>
                  <pic:spPr>
                    <a:xfrm>
                      <a:off x="0" y="0"/>
                      <a:ext cx="6429375" cy="3293745"/>
                    </a:xfrm>
                    <a:prstGeom prst="rect">
                      <a:avLst/>
                    </a:prstGeom>
                  </pic:spPr>
                </pic:pic>
              </a:graphicData>
            </a:graphic>
            <wp14:sizeRelH relativeFrom="margin">
              <wp14:pctWidth>0</wp14:pctWidth>
            </wp14:sizeRelH>
            <wp14:sizeRelV relativeFrom="margin">
              <wp14:pctHeight>0</wp14:pctHeight>
            </wp14:sizeRelV>
          </wp:anchor>
        </w:drawing>
      </w:r>
    </w:p>
    <w:p w14:paraId="5B87B733" w14:textId="06997873" w:rsidR="007E59F8" w:rsidRPr="004014A7" w:rsidRDefault="007E59F8" w:rsidP="00F112D6">
      <w:pPr>
        <w:pStyle w:val="Lgende"/>
        <w:jc w:val="center"/>
        <w:rPr>
          <w:i w:val="0"/>
          <w:iCs w:val="0"/>
          <w:color w:val="auto"/>
          <w:sz w:val="24"/>
          <w:szCs w:val="24"/>
        </w:rPr>
      </w:pPr>
    </w:p>
    <w:p w14:paraId="55559092" w14:textId="2D0A49BC" w:rsidR="00F112D6" w:rsidRDefault="00F112D6" w:rsidP="00F112D6">
      <w:pPr>
        <w:pStyle w:val="Corpsdetexte"/>
        <w:spacing w:before="160" w:line="360" w:lineRule="auto"/>
        <w:ind w:right="454"/>
        <w:jc w:val="both"/>
      </w:pPr>
      <w:r w:rsidRPr="003A0FE3">
        <w:t xml:space="preserve">La biopsie FNA </w:t>
      </w:r>
      <w:r>
        <w:t>(</w:t>
      </w:r>
      <w:r w:rsidRPr="003A0FE3">
        <w:t>l'aspiration à l'aiguille fine</w:t>
      </w:r>
      <w:r>
        <w:t>)</w:t>
      </w:r>
      <w:r w:rsidRPr="003A0FE3">
        <w:t xml:space="preserve"> est recommandée pour les lésions suspectes (TR3-TR5) avec les critères de taille ci-dessus. S'il y a plusieurs nodules, les deux avec les scores ACR TI-RADS les plus élevés doivent être échantillonnés (plutôt que les deux plus grands), la plus grande taille étant utilisée comme bris d'égalité s'il existe plusieurs nodules de la même classification.</w:t>
      </w:r>
    </w:p>
    <w:p w14:paraId="7EBB8AD5" w14:textId="77777777" w:rsidR="004014A7" w:rsidRDefault="004014A7" w:rsidP="00F112D6">
      <w:pPr>
        <w:pStyle w:val="Corpsdetexte"/>
        <w:spacing w:before="160" w:line="360" w:lineRule="auto"/>
        <w:ind w:right="454"/>
        <w:jc w:val="both"/>
      </w:pPr>
    </w:p>
    <w:p w14:paraId="3E16D21D" w14:textId="15C6BC22" w:rsidR="002567B2" w:rsidRDefault="002567B2" w:rsidP="00DA1F41">
      <w:pPr>
        <w:pStyle w:val="Titre3"/>
        <w:numPr>
          <w:ilvl w:val="1"/>
          <w:numId w:val="1"/>
        </w:numPr>
        <w:tabs>
          <w:tab w:val="left" w:pos="962"/>
        </w:tabs>
        <w:spacing w:before="207"/>
        <w:ind w:hanging="524"/>
      </w:pPr>
      <w:bookmarkStart w:id="116" w:name="_Toc45213929"/>
      <w:bookmarkStart w:id="117" w:name="_Toc45355106"/>
      <w:bookmarkStart w:id="118" w:name="_Hlk45154212"/>
      <w:r>
        <w:lastRenderedPageBreak/>
        <w:t>Compte Rendu</w:t>
      </w:r>
      <w:bookmarkEnd w:id="116"/>
      <w:bookmarkEnd w:id="117"/>
    </w:p>
    <w:p w14:paraId="03CD1BA8" w14:textId="03DBB6EF" w:rsidR="00F539D6" w:rsidRPr="00B74045" w:rsidRDefault="002D0C53" w:rsidP="002D0C53">
      <w:pPr>
        <w:pStyle w:val="Titre4"/>
        <w:numPr>
          <w:ilvl w:val="2"/>
          <w:numId w:val="1"/>
        </w:numPr>
        <w:tabs>
          <w:tab w:val="left" w:pos="962"/>
          <w:tab w:val="left" w:pos="1082"/>
        </w:tabs>
        <w:spacing w:before="207"/>
        <w:ind w:left="437" w:firstLine="0"/>
        <w:rPr>
          <w:lang w:val="fr-CA"/>
        </w:rPr>
      </w:pPr>
      <w:bookmarkStart w:id="119" w:name="_Toc45213930"/>
      <w:bookmarkStart w:id="120" w:name="_Toc45355107"/>
      <w:r w:rsidRPr="00B74045">
        <w:rPr>
          <w:lang w:val="fr-CA"/>
        </w:rPr>
        <w:t>Contenu</w:t>
      </w:r>
      <w:bookmarkEnd w:id="119"/>
      <w:bookmarkEnd w:id="120"/>
    </w:p>
    <w:p w14:paraId="547653C1" w14:textId="24493BD2" w:rsidR="00F539D6" w:rsidRDefault="00F539D6" w:rsidP="00F539D6">
      <w:pPr>
        <w:pStyle w:val="Corpsdetexte"/>
        <w:spacing w:before="160" w:line="360" w:lineRule="auto"/>
        <w:ind w:left="438" w:right="454"/>
        <w:jc w:val="both"/>
      </w:pPr>
      <w:r>
        <w:t xml:space="preserve">Les informations clés qui doivent figurer dans un compte rendu d’échographie thyroïdienne ont été publiées dans les recommandations de l’ANDEM (Agence nationale pour le développement de l'évaluation </w:t>
      </w:r>
      <w:r w:rsidR="0088477A">
        <w:t>médicale, en</w:t>
      </w:r>
      <w:r w:rsidR="0099327B">
        <w:t xml:space="preserve"> </w:t>
      </w:r>
      <w:r w:rsidR="0088477A">
        <w:t>France</w:t>
      </w:r>
      <w:r>
        <w:t xml:space="preserve">). </w:t>
      </w:r>
    </w:p>
    <w:p w14:paraId="046909B6" w14:textId="0FEBC0BB" w:rsidR="00F539D6" w:rsidRDefault="00F539D6" w:rsidP="00F539D6">
      <w:pPr>
        <w:pStyle w:val="Corpsdetexte"/>
        <w:spacing w:before="160" w:line="360" w:lineRule="auto"/>
        <w:ind w:left="438" w:right="454"/>
        <w:jc w:val="both"/>
      </w:pPr>
      <w:r>
        <w:t>Les résultats précisent les trois dimensions de chaque lobe et l’épaisseur de l’isthme et décrivent chaque nodule identifié ainsi que l’aspect du parenchyme adjacent, les chaînes ganglionnaires et le retentissement trachéal. Un schéma récapitulatif est indispensable. La conclusion doit être un résumé descriptif synthétique.</w:t>
      </w:r>
    </w:p>
    <w:p w14:paraId="624D8505" w14:textId="77777777" w:rsidR="00BC1590" w:rsidRDefault="00BC1590" w:rsidP="00F539D6">
      <w:pPr>
        <w:pStyle w:val="Corpsdetexte"/>
        <w:spacing w:before="160" w:line="360" w:lineRule="auto"/>
        <w:ind w:left="438" w:right="454"/>
        <w:jc w:val="both"/>
      </w:pPr>
    </w:p>
    <w:p w14:paraId="5086AFC4" w14:textId="661CE20B" w:rsidR="003171D5" w:rsidRPr="003171D5" w:rsidRDefault="003B7010" w:rsidP="002D0C53">
      <w:pPr>
        <w:pStyle w:val="Titre4"/>
        <w:numPr>
          <w:ilvl w:val="2"/>
          <w:numId w:val="1"/>
        </w:numPr>
        <w:tabs>
          <w:tab w:val="left" w:pos="962"/>
          <w:tab w:val="left" w:pos="1082"/>
        </w:tabs>
        <w:spacing w:before="207"/>
        <w:ind w:left="437" w:firstLine="0"/>
      </w:pPr>
      <w:bookmarkStart w:id="121" w:name="_Toc45213931"/>
      <w:bookmarkStart w:id="122" w:name="_Toc45355108"/>
      <w:bookmarkEnd w:id="118"/>
      <w:r w:rsidRPr="002D0C53">
        <w:t>Modèle</w:t>
      </w:r>
      <w:bookmarkEnd w:id="121"/>
      <w:bookmarkEnd w:id="122"/>
    </w:p>
    <w:p w14:paraId="55569BD9" w14:textId="41277962" w:rsidR="007526E7" w:rsidRDefault="007526E7" w:rsidP="003B7010">
      <w:pPr>
        <w:pStyle w:val="Corpsdetexte"/>
        <w:spacing w:before="160" w:line="360" w:lineRule="auto"/>
        <w:ind w:left="438" w:right="454"/>
        <w:jc w:val="both"/>
      </w:pPr>
      <w:r>
        <w:t xml:space="preserve">Le compte rendu est bien structuré et standardisé selon le </w:t>
      </w:r>
      <w:r w:rsidR="00F539D6">
        <w:t>modèle</w:t>
      </w:r>
      <w:r>
        <w:t xml:space="preserve"> suivant</w:t>
      </w:r>
      <w:r w:rsidR="00F539D6">
        <w:t> :</w:t>
      </w:r>
    </w:p>
    <w:p w14:paraId="22688DCE" w14:textId="08C3DC29" w:rsidR="0088477A" w:rsidRDefault="0088477A" w:rsidP="003B7010">
      <w:pPr>
        <w:pStyle w:val="Corpsdetexte"/>
        <w:spacing w:before="160" w:line="360" w:lineRule="auto"/>
        <w:ind w:left="438" w:right="454"/>
        <w:jc w:val="both"/>
      </w:pPr>
      <w:r>
        <w:rPr>
          <w:noProof/>
          <w:lang w:eastAsia="fr-FR"/>
        </w:rPr>
        <w:drawing>
          <wp:anchor distT="0" distB="0" distL="114300" distR="114300" simplePos="0" relativeHeight="251666432" behindDoc="0" locked="0" layoutInCell="1" allowOverlap="1" wp14:anchorId="2257E574" wp14:editId="7C3DA2FA">
            <wp:simplePos x="0" y="0"/>
            <wp:positionH relativeFrom="column">
              <wp:posOffset>377825</wp:posOffset>
            </wp:positionH>
            <wp:positionV relativeFrom="paragraph">
              <wp:posOffset>110490</wp:posOffset>
            </wp:positionV>
            <wp:extent cx="5515610" cy="4526280"/>
            <wp:effectExtent l="0" t="0" r="8890" b="7620"/>
            <wp:wrapSquare wrapText="bothSides"/>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rendu.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4526280"/>
                    </a:xfrm>
                    <a:prstGeom prst="rect">
                      <a:avLst/>
                    </a:prstGeom>
                  </pic:spPr>
                </pic:pic>
              </a:graphicData>
            </a:graphic>
            <wp14:sizeRelH relativeFrom="margin">
              <wp14:pctWidth>0</wp14:pctWidth>
            </wp14:sizeRelH>
            <wp14:sizeRelV relativeFrom="margin">
              <wp14:pctHeight>0</wp14:pctHeight>
            </wp14:sizeRelV>
          </wp:anchor>
        </w:drawing>
      </w:r>
    </w:p>
    <w:p w14:paraId="245EA0A2" w14:textId="5B8141BD" w:rsidR="007526E7" w:rsidRDefault="00555B26" w:rsidP="0005752B">
      <w:pPr>
        <w:pStyle w:val="Corpsdetexte"/>
        <w:spacing w:before="160" w:line="360" w:lineRule="auto"/>
        <w:ind w:left="438" w:right="454"/>
        <w:jc w:val="both"/>
      </w:pPr>
      <w:bookmarkStart w:id="123" w:name="_Toc45213932"/>
      <w:r>
        <w:rPr>
          <w:noProof/>
          <w:lang w:eastAsia="fr-FR"/>
        </w:rPr>
        <mc:AlternateContent>
          <mc:Choice Requires="wps">
            <w:drawing>
              <wp:anchor distT="0" distB="0" distL="114300" distR="114300" simplePos="0" relativeHeight="251703808" behindDoc="0" locked="0" layoutInCell="1" allowOverlap="1" wp14:anchorId="6A7BB1C9" wp14:editId="2FEF7699">
                <wp:simplePos x="0" y="0"/>
                <wp:positionH relativeFrom="column">
                  <wp:posOffset>377825</wp:posOffset>
                </wp:positionH>
                <wp:positionV relativeFrom="paragraph">
                  <wp:posOffset>4328160</wp:posOffset>
                </wp:positionV>
                <wp:extent cx="551561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055A3764" w14:textId="37DBAD1B" w:rsidR="0087095F" w:rsidRPr="00555B26" w:rsidRDefault="0087095F" w:rsidP="00555B26">
                            <w:pPr>
                              <w:pStyle w:val="Lgende"/>
                              <w:jc w:val="center"/>
                              <w:rPr>
                                <w:color w:val="000000" w:themeColor="text1"/>
                                <w:sz w:val="24"/>
                                <w:szCs w:val="24"/>
                              </w:rPr>
                            </w:pPr>
                            <w:bookmarkStart w:id="124" w:name="_Toc45315473"/>
                            <w:bookmarkStart w:id="125" w:name="_Toc45315709"/>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7BB1C9" id="Zone de texte 61" o:spid="_x0000_s1038" type="#_x0000_t202" style="position:absolute;left:0;text-align:left;margin-left:29.75pt;margin-top:340.8pt;width:434.3pt;height:.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" stroked="f">
                <v:textbox style="mso-fit-shape-to-text:t" inset="0,0,0,0">
                  <w:txbxContent>
                    <w:p w14:paraId="055A3764" w14:textId="37DBAD1B" w:rsidR="0087095F" w:rsidRPr="00555B26" w:rsidRDefault="0087095F" w:rsidP="00555B26">
                      <w:pPr>
                        <w:pStyle w:val="Lgende"/>
                        <w:jc w:val="center"/>
                        <w:rPr>
                          <w:color w:val="000000" w:themeColor="text1"/>
                          <w:sz w:val="24"/>
                          <w:szCs w:val="24"/>
                        </w:rPr>
                      </w:pPr>
                      <w:bookmarkStart w:id="126" w:name="_Toc45315473"/>
                      <w:bookmarkStart w:id="127" w:name="_Toc45315709"/>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126"/>
                      <w:bookmarkEnd w:id="127"/>
                    </w:p>
                  </w:txbxContent>
                </v:textbox>
                <w10:wrap type="square"/>
              </v:shape>
            </w:pict>
          </mc:Fallback>
        </mc:AlternateContent>
      </w:r>
      <w:bookmarkEnd w:id="123"/>
    </w:p>
    <w:p w14:paraId="5E2534B0" w14:textId="213E4106" w:rsidR="00F539D6" w:rsidRDefault="00F539D6" w:rsidP="0005752B">
      <w:pPr>
        <w:pStyle w:val="Corpsdetexte"/>
        <w:spacing w:before="160" w:line="360" w:lineRule="auto"/>
        <w:ind w:left="438" w:right="454"/>
        <w:jc w:val="both"/>
      </w:pPr>
    </w:p>
    <w:p w14:paraId="7DAA5CB9" w14:textId="0BB42257" w:rsidR="00F539D6" w:rsidRDefault="00F539D6" w:rsidP="0005752B">
      <w:pPr>
        <w:pStyle w:val="Corpsdetexte"/>
        <w:spacing w:before="160" w:line="360" w:lineRule="auto"/>
        <w:ind w:left="438" w:right="454"/>
        <w:jc w:val="both"/>
      </w:pPr>
    </w:p>
    <w:p w14:paraId="18962445" w14:textId="759BE114" w:rsidR="00F539D6" w:rsidRDefault="00F539D6" w:rsidP="0005752B">
      <w:pPr>
        <w:pStyle w:val="Corpsdetexte"/>
        <w:spacing w:before="160" w:line="360" w:lineRule="auto"/>
        <w:ind w:left="438" w:right="454"/>
        <w:jc w:val="both"/>
      </w:pPr>
    </w:p>
    <w:p w14:paraId="64CAFA1E" w14:textId="59EA3AB2" w:rsidR="00F539D6" w:rsidRDefault="00F539D6" w:rsidP="0005752B">
      <w:pPr>
        <w:pStyle w:val="Corpsdetexte"/>
        <w:spacing w:before="160" w:line="360" w:lineRule="auto"/>
        <w:ind w:left="438" w:right="454"/>
        <w:jc w:val="both"/>
      </w:pPr>
    </w:p>
    <w:p w14:paraId="09DAAACA" w14:textId="24D6BEFB" w:rsidR="00F539D6" w:rsidRDefault="00F539D6" w:rsidP="0005752B">
      <w:pPr>
        <w:pStyle w:val="Corpsdetexte"/>
        <w:spacing w:before="160" w:line="360" w:lineRule="auto"/>
        <w:ind w:left="438" w:right="454"/>
        <w:jc w:val="both"/>
      </w:pPr>
    </w:p>
    <w:p w14:paraId="5D69747B" w14:textId="31A66F99" w:rsidR="00F539D6" w:rsidRDefault="00F539D6" w:rsidP="0005752B">
      <w:pPr>
        <w:pStyle w:val="Corpsdetexte"/>
        <w:spacing w:before="160" w:line="360" w:lineRule="auto"/>
        <w:ind w:left="438" w:right="454"/>
        <w:jc w:val="both"/>
      </w:pPr>
    </w:p>
    <w:p w14:paraId="5913FD0C" w14:textId="6EDFA599" w:rsidR="00F539D6" w:rsidRDefault="00F539D6" w:rsidP="0005752B">
      <w:pPr>
        <w:pStyle w:val="Corpsdetexte"/>
        <w:spacing w:before="160" w:line="360" w:lineRule="auto"/>
        <w:ind w:left="438" w:right="454"/>
        <w:jc w:val="both"/>
      </w:pPr>
    </w:p>
    <w:p w14:paraId="14E0E289" w14:textId="125F504E" w:rsidR="00F539D6" w:rsidRDefault="00F539D6" w:rsidP="0005752B">
      <w:pPr>
        <w:pStyle w:val="Corpsdetexte"/>
        <w:spacing w:before="160" w:line="360" w:lineRule="auto"/>
        <w:ind w:left="438" w:right="454"/>
        <w:jc w:val="both"/>
      </w:pPr>
    </w:p>
    <w:p w14:paraId="6D986C17" w14:textId="0B77B18F" w:rsidR="00F539D6" w:rsidRDefault="00F539D6" w:rsidP="0005752B">
      <w:pPr>
        <w:pStyle w:val="Corpsdetexte"/>
        <w:spacing w:before="160" w:line="360" w:lineRule="auto"/>
        <w:ind w:left="438" w:right="454"/>
        <w:jc w:val="both"/>
      </w:pPr>
    </w:p>
    <w:p w14:paraId="09E37087" w14:textId="756099A5" w:rsidR="00F539D6" w:rsidRDefault="00F539D6" w:rsidP="0005752B">
      <w:pPr>
        <w:pStyle w:val="Corpsdetexte"/>
        <w:spacing w:before="160" w:line="360" w:lineRule="auto"/>
        <w:ind w:left="438" w:right="454"/>
        <w:jc w:val="both"/>
      </w:pPr>
    </w:p>
    <w:p w14:paraId="15F34E66" w14:textId="787F62B2" w:rsidR="00F539D6" w:rsidRDefault="00F539D6" w:rsidP="0005752B">
      <w:pPr>
        <w:pStyle w:val="Corpsdetexte"/>
        <w:spacing w:before="160" w:line="360" w:lineRule="auto"/>
        <w:ind w:left="438" w:right="454"/>
        <w:jc w:val="both"/>
      </w:pPr>
    </w:p>
    <w:p w14:paraId="2A29BEE4" w14:textId="2516B32F" w:rsidR="00F539D6" w:rsidRDefault="00F539D6" w:rsidP="0005752B">
      <w:pPr>
        <w:pStyle w:val="Corpsdetexte"/>
        <w:spacing w:before="160" w:line="360" w:lineRule="auto"/>
        <w:ind w:left="438" w:right="454"/>
        <w:jc w:val="both"/>
      </w:pPr>
    </w:p>
    <w:p w14:paraId="4B5893B4" w14:textId="688A5457" w:rsidR="0099327B" w:rsidRPr="0088477A" w:rsidRDefault="0099327B" w:rsidP="0099327B">
      <w:pPr>
        <w:pStyle w:val="Corpsdetexte"/>
        <w:spacing w:before="160" w:line="360" w:lineRule="auto"/>
        <w:ind w:left="438" w:right="454"/>
        <w:jc w:val="both"/>
      </w:pPr>
      <w:r w:rsidRPr="0088477A">
        <w:lastRenderedPageBreak/>
        <w:t xml:space="preserve">Il est </w:t>
      </w:r>
      <w:r w:rsidR="0088477A" w:rsidRPr="0088477A">
        <w:t>composé</w:t>
      </w:r>
      <w:r w:rsidRPr="0088477A">
        <w:t xml:space="preserve"> de 4 parties</w:t>
      </w:r>
      <w:r w:rsidR="0088477A">
        <w:t> :</w:t>
      </w:r>
    </w:p>
    <w:p w14:paraId="44666921" w14:textId="6D82D5AD" w:rsidR="00EF07BA" w:rsidRPr="00EF07BA" w:rsidRDefault="0099327B" w:rsidP="00AC10A5">
      <w:pPr>
        <w:pStyle w:val="Corpsdetexte"/>
        <w:numPr>
          <w:ilvl w:val="0"/>
          <w:numId w:val="15"/>
        </w:numPr>
        <w:spacing w:before="160" w:line="360" w:lineRule="auto"/>
        <w:ind w:right="454"/>
        <w:jc w:val="both"/>
      </w:pPr>
      <w:r w:rsidRPr="00EF07BA">
        <w:t xml:space="preserve">Le </w:t>
      </w:r>
      <w:r w:rsidR="00307941" w:rsidRPr="00EF07BA">
        <w:t xml:space="preserve">paragraphe </w:t>
      </w:r>
      <w:r w:rsidR="00307941" w:rsidRPr="00EF07BA">
        <w:rPr>
          <w:i/>
          <w:iCs/>
          <w:u w:val="single"/>
        </w:rPr>
        <w:t>motif</w:t>
      </w:r>
      <w:r w:rsidRPr="00EF07BA">
        <w:rPr>
          <w:i/>
          <w:iCs/>
          <w:u w:val="single"/>
        </w:rPr>
        <w:t xml:space="preserve"> de </w:t>
      </w:r>
      <w:r w:rsidR="00307941" w:rsidRPr="00EF07BA">
        <w:rPr>
          <w:i/>
          <w:iCs/>
          <w:u w:val="single"/>
        </w:rPr>
        <w:t>l’examen</w:t>
      </w:r>
      <w:r w:rsidR="00307941" w:rsidRPr="00EF07BA">
        <w:t xml:space="preserve"> est</w:t>
      </w:r>
      <w:r w:rsidRPr="00EF07BA">
        <w:t xml:space="preserve"> fondamental</w:t>
      </w:r>
      <w:r w:rsidR="002A538D" w:rsidRPr="00EF07BA">
        <w:t xml:space="preserve"> pour bien comprendre le dossier et le but de l’examen</w:t>
      </w:r>
      <w:r w:rsidR="00EF07BA" w:rsidRPr="00EF07BA">
        <w:t>. Par ailleurs il est important d’avoir les données des examens d'imagerie antérieurs (« Résultats des examens précédents »)</w:t>
      </w:r>
      <w:r w:rsidR="008F656B">
        <w:t xml:space="preserve"> pour contrôler l’évolution des nodules et des maladies en général</w:t>
      </w:r>
      <w:r w:rsidR="006F4C79">
        <w:t> ;</w:t>
      </w:r>
      <w:r w:rsidR="008F656B">
        <w:t xml:space="preserve"> et aussi car ces données peuvent influencer sur la conduite de l’examen courant.</w:t>
      </w:r>
    </w:p>
    <w:p w14:paraId="5FBC36D7" w14:textId="754265B6" w:rsidR="00C8199F" w:rsidRPr="00C8199F" w:rsidRDefault="00C8199F" w:rsidP="00AC10A5">
      <w:pPr>
        <w:pStyle w:val="Corpsdetexte"/>
        <w:numPr>
          <w:ilvl w:val="0"/>
          <w:numId w:val="15"/>
        </w:numPr>
        <w:spacing w:before="160" w:line="360" w:lineRule="auto"/>
        <w:ind w:right="454"/>
        <w:jc w:val="both"/>
        <w:rPr>
          <w:i/>
          <w:iCs/>
          <w:u w:val="single"/>
        </w:rPr>
      </w:pPr>
      <w:r w:rsidRPr="00C8199F">
        <w:rPr>
          <w:i/>
          <w:iCs/>
          <w:u w:val="single"/>
        </w:rPr>
        <w:t>Techniques</w:t>
      </w:r>
      <w:r w:rsidRPr="00C8199F">
        <w:t xml:space="preserve"> : on indique les </w:t>
      </w:r>
      <w:r>
        <w:t>s</w:t>
      </w:r>
      <w:r w:rsidRPr="00C8199F">
        <w:t>ondes</w:t>
      </w:r>
      <w:r>
        <w:t xml:space="preserve"> et modes utilisés</w:t>
      </w:r>
      <w:r w:rsidR="007C0719">
        <w:t>.</w:t>
      </w:r>
    </w:p>
    <w:p w14:paraId="01D13C94" w14:textId="0F44E4BE" w:rsidR="00C8199F" w:rsidRPr="00C8199F" w:rsidRDefault="00C8199F" w:rsidP="00AC10A5">
      <w:pPr>
        <w:pStyle w:val="Corpsdetexte"/>
        <w:numPr>
          <w:ilvl w:val="0"/>
          <w:numId w:val="15"/>
        </w:numPr>
        <w:spacing w:before="160" w:line="360" w:lineRule="auto"/>
        <w:ind w:right="454"/>
        <w:jc w:val="both"/>
        <w:rPr>
          <w:i/>
          <w:iCs/>
          <w:u w:val="single"/>
        </w:rPr>
      </w:pPr>
      <w:r w:rsidRPr="00C8199F">
        <w:rPr>
          <w:i/>
          <w:iCs/>
          <w:u w:val="single"/>
        </w:rPr>
        <w:t>Résultats</w:t>
      </w:r>
      <w:r w:rsidRPr="00C8199F">
        <w:t> :</w:t>
      </w:r>
      <w:r>
        <w:t xml:space="preserve"> le corps du Compte Rendu dont on trouve toutes les informations nécessaires sur la thyroïde et chacune des nodules</w:t>
      </w:r>
      <w:r w:rsidR="007C0719">
        <w:t>.</w:t>
      </w:r>
    </w:p>
    <w:p w14:paraId="2E6F5FCD" w14:textId="7745302C" w:rsidR="002A538D" w:rsidRPr="002A538D" w:rsidRDefault="002A538D" w:rsidP="00AC10A5">
      <w:pPr>
        <w:pStyle w:val="Corpsdetexte"/>
        <w:numPr>
          <w:ilvl w:val="0"/>
          <w:numId w:val="15"/>
        </w:numPr>
        <w:spacing w:before="160" w:line="360" w:lineRule="auto"/>
        <w:ind w:right="454"/>
        <w:jc w:val="both"/>
      </w:pPr>
      <w:r w:rsidRPr="002A538D">
        <w:t xml:space="preserve">La </w:t>
      </w:r>
      <w:r w:rsidRPr="002A538D">
        <w:rPr>
          <w:i/>
          <w:iCs/>
          <w:u w:val="single"/>
        </w:rPr>
        <w:t>conclusion</w:t>
      </w:r>
      <w:r w:rsidRPr="002A538D">
        <w:t xml:space="preserve"> du rapport d’échographie devra faire état des lésions détectées en tentant de leur attribuer un score selon la classification TI-RADS afin de déterminer un score de malignité et l’intérêt de la réalisation d’une </w:t>
      </w:r>
      <w:proofErr w:type="spellStart"/>
      <w:r w:rsidRPr="002A538D">
        <w:t>cytoponction</w:t>
      </w:r>
      <w:proofErr w:type="spellEnd"/>
      <w:r w:rsidRPr="002A538D">
        <w:t xml:space="preserve"> complémentaire.</w:t>
      </w:r>
    </w:p>
    <w:p w14:paraId="549547FF" w14:textId="77777777" w:rsidR="0099327B" w:rsidRPr="0099327B" w:rsidRDefault="0099327B" w:rsidP="002A538D">
      <w:pPr>
        <w:pStyle w:val="Corpsdetexte"/>
        <w:spacing w:before="160" w:line="360" w:lineRule="auto"/>
        <w:ind w:left="438" w:right="454"/>
        <w:jc w:val="both"/>
        <w:rPr>
          <w:rStyle w:val="normaltextrun"/>
          <w:color w:val="000000"/>
          <w:shd w:val="clear" w:color="auto" w:fill="FFFFFF"/>
        </w:rPr>
      </w:pPr>
    </w:p>
    <w:p w14:paraId="6E212D8E" w14:textId="1331C99B" w:rsidR="001B28F2" w:rsidRPr="00820A57" w:rsidRDefault="007809B0" w:rsidP="0083207B">
      <w:pPr>
        <w:pStyle w:val="Titre2"/>
        <w:numPr>
          <w:ilvl w:val="0"/>
          <w:numId w:val="4"/>
        </w:numPr>
        <w:tabs>
          <w:tab w:val="left" w:pos="773"/>
        </w:tabs>
        <w:ind w:hanging="335"/>
        <w:rPr>
          <w:rFonts w:ascii="Georgia" w:hAnsi="Georgia"/>
        </w:rPr>
      </w:pPr>
      <w:bookmarkStart w:id="128" w:name="_Toc45213933"/>
      <w:bookmarkStart w:id="129" w:name="_Toc45355109"/>
      <w:r>
        <w:rPr>
          <w:color w:val="0D0D0D"/>
        </w:rPr>
        <w:t xml:space="preserve">Etude </w:t>
      </w:r>
      <w:r>
        <w:rPr>
          <w:rFonts w:ascii="Georgia" w:hAnsi="Georgia"/>
          <w:color w:val="0D0D0D"/>
        </w:rPr>
        <w:t>de</w:t>
      </w:r>
      <w:r>
        <w:rPr>
          <w:rFonts w:ascii="Georgia" w:hAnsi="Georgia"/>
          <w:color w:val="0D0D0D"/>
          <w:spacing w:val="-14"/>
        </w:rPr>
        <w:t xml:space="preserve"> </w:t>
      </w:r>
      <w:r>
        <w:rPr>
          <w:rFonts w:ascii="Georgia" w:hAnsi="Georgia"/>
          <w:color w:val="0D0D0D"/>
        </w:rPr>
        <w:t>l’existant</w:t>
      </w:r>
      <w:bookmarkEnd w:id="128"/>
      <w:bookmarkEnd w:id="129"/>
    </w:p>
    <w:p w14:paraId="4867B948" w14:textId="3C991D5D" w:rsidR="00820A57" w:rsidRPr="00541365" w:rsidRDefault="00820A57" w:rsidP="00820A57">
      <w:pPr>
        <w:pStyle w:val="Corpsdetexte"/>
        <w:spacing w:before="160" w:line="360" w:lineRule="auto"/>
        <w:ind w:left="438" w:right="454"/>
        <w:jc w:val="both"/>
        <w:rPr>
          <w:rStyle w:val="normaltextrun"/>
          <w:color w:val="000000"/>
          <w:shd w:val="clear" w:color="auto" w:fill="FFFFFF"/>
        </w:rPr>
      </w:pPr>
      <w:r w:rsidRPr="00541365">
        <w:rPr>
          <w:rStyle w:val="normaltextrun"/>
          <w:color w:val="000000"/>
          <w:shd w:val="clear" w:color="auto" w:fill="FFFFFF"/>
        </w:rPr>
        <w:t>Actuellement,</w:t>
      </w:r>
      <w:r w:rsidR="004901E0" w:rsidRPr="00541365">
        <w:rPr>
          <w:rStyle w:val="normaltextrun"/>
          <w:color w:val="000000"/>
          <w:shd w:val="clear" w:color="auto" w:fill="FFFFFF"/>
        </w:rPr>
        <w:t xml:space="preserve"> il n’existe pas une telle plateforme en Tunisie. </w:t>
      </w:r>
      <w:del w:id="130" w:author="PCS" w:date="2020-07-12T22:48:00Z">
        <w:r w:rsidR="004901E0" w:rsidRPr="00541365" w:rsidDel="0029311E">
          <w:rPr>
            <w:rStyle w:val="normaltextrun"/>
            <w:color w:val="000000"/>
            <w:shd w:val="clear" w:color="auto" w:fill="FFFFFF"/>
          </w:rPr>
          <w:delText xml:space="preserve">Tout se déroule </w:delText>
        </w:r>
        <w:r w:rsidR="00541365" w:rsidDel="0029311E">
          <w:rPr>
            <w:rStyle w:val="normaltextrun"/>
            <w:color w:val="000000"/>
            <w:shd w:val="clear" w:color="auto" w:fill="FFFFFF"/>
          </w:rPr>
          <w:delText xml:space="preserve">d’une manière </w:delText>
        </w:r>
      </w:del>
      <w:del w:id="131" w:author="PCS" w:date="2020-07-12T22:47:00Z">
        <w:r w:rsidR="00541365" w:rsidDel="0029311E">
          <w:rPr>
            <w:rStyle w:val="normaltextrun"/>
            <w:color w:val="000000"/>
            <w:shd w:val="clear" w:color="auto" w:fill="FFFFFF"/>
          </w:rPr>
          <w:delText>traditionnelle</w:delText>
        </w:r>
      </w:del>
      <w:r w:rsidR="00541365">
        <w:rPr>
          <w:rStyle w:val="normaltextrun"/>
          <w:color w:val="000000"/>
          <w:shd w:val="clear" w:color="auto" w:fill="FFFFFF"/>
        </w:rPr>
        <w:t> :</w:t>
      </w:r>
      <w:r w:rsidR="004901E0" w:rsidRPr="00541365">
        <w:rPr>
          <w:rStyle w:val="normaltextrun"/>
          <w:color w:val="000000"/>
          <w:shd w:val="clear" w:color="auto" w:fill="FFFFFF"/>
        </w:rPr>
        <w:t xml:space="preserve"> le </w:t>
      </w:r>
      <w:r w:rsidR="007A4768" w:rsidRPr="00541365">
        <w:rPr>
          <w:rStyle w:val="normaltextrun"/>
          <w:color w:val="000000"/>
          <w:shd w:val="clear" w:color="auto" w:fill="FFFFFF"/>
        </w:rPr>
        <w:t>radiologue</w:t>
      </w:r>
      <w:r w:rsidR="004901E0" w:rsidRPr="00541365">
        <w:rPr>
          <w:rStyle w:val="normaltextrun"/>
          <w:color w:val="000000"/>
          <w:shd w:val="clear" w:color="auto" w:fill="FFFFFF"/>
        </w:rPr>
        <w:t xml:space="preserve"> rédige le compte-</w:t>
      </w:r>
      <w:r w:rsidR="00FA04DE" w:rsidRPr="00541365">
        <w:rPr>
          <w:rStyle w:val="normaltextrun"/>
          <w:color w:val="000000"/>
          <w:shd w:val="clear" w:color="auto" w:fill="FFFFFF"/>
        </w:rPr>
        <w:t>rendu, en</w:t>
      </w:r>
      <w:r w:rsidR="007A4768" w:rsidRPr="00541365">
        <w:rPr>
          <w:rStyle w:val="normaltextrun"/>
          <w:color w:val="000000"/>
          <w:shd w:val="clear" w:color="auto" w:fill="FFFFFF"/>
        </w:rPr>
        <w:t xml:space="preserve"> utilisant des outils comme « Word » ou même manuellement dans </w:t>
      </w:r>
      <w:r w:rsidR="00FA04DE" w:rsidRPr="00541365">
        <w:rPr>
          <w:rStyle w:val="normaltextrun"/>
          <w:color w:val="000000"/>
          <w:shd w:val="clear" w:color="auto" w:fill="FFFFFF"/>
        </w:rPr>
        <w:t>certaines régions,</w:t>
      </w:r>
      <w:r w:rsidR="007A4768" w:rsidRPr="00541365">
        <w:rPr>
          <w:rStyle w:val="normaltextrun"/>
          <w:color w:val="000000"/>
          <w:shd w:val="clear" w:color="auto" w:fill="FFFFFF"/>
        </w:rPr>
        <w:t xml:space="preserve"> </w:t>
      </w:r>
      <w:r w:rsidR="004901E0" w:rsidRPr="00541365">
        <w:rPr>
          <w:rStyle w:val="normaltextrun"/>
          <w:color w:val="000000"/>
          <w:shd w:val="clear" w:color="auto" w:fill="FFFFFF"/>
        </w:rPr>
        <w:t xml:space="preserve">après avoir effectué un examen de la </w:t>
      </w:r>
      <w:r w:rsidR="00FA04DE" w:rsidRPr="00541365">
        <w:rPr>
          <w:rStyle w:val="normaltextrun"/>
          <w:color w:val="000000"/>
          <w:shd w:val="clear" w:color="auto" w:fill="FFFFFF"/>
        </w:rPr>
        <w:t>thyroïde.</w:t>
      </w:r>
      <w:r w:rsidR="00C1098E" w:rsidRPr="00541365">
        <w:rPr>
          <w:rStyle w:val="normaltextrun"/>
          <w:color w:val="000000"/>
          <w:shd w:val="clear" w:color="auto" w:fill="FFFFFF"/>
        </w:rPr>
        <w:t xml:space="preserve"> Rien n’est automatisé, ni standardisé.</w:t>
      </w:r>
      <w:r w:rsidR="004901E0" w:rsidRPr="00541365">
        <w:rPr>
          <w:rStyle w:val="normaltextrun"/>
          <w:color w:val="000000"/>
          <w:shd w:val="clear" w:color="auto" w:fill="FFFFFF"/>
        </w:rPr>
        <w:t xml:space="preserve"> </w:t>
      </w:r>
    </w:p>
    <w:p w14:paraId="5CEAF106" w14:textId="77777777" w:rsidR="00DA3881" w:rsidRPr="00A069EF" w:rsidRDefault="00DA3881" w:rsidP="00A069EF">
      <w:pPr>
        <w:pStyle w:val="Titre2"/>
        <w:tabs>
          <w:tab w:val="left" w:pos="773"/>
        </w:tabs>
        <w:rPr>
          <w:color w:val="0D0D0D"/>
        </w:rPr>
      </w:pPr>
    </w:p>
    <w:p w14:paraId="6A8F4A28" w14:textId="52847388" w:rsidR="001B28F2" w:rsidRPr="00A069EF" w:rsidRDefault="007809B0" w:rsidP="00A069EF">
      <w:pPr>
        <w:pStyle w:val="Titre2"/>
        <w:numPr>
          <w:ilvl w:val="0"/>
          <w:numId w:val="4"/>
        </w:numPr>
        <w:tabs>
          <w:tab w:val="left" w:pos="773"/>
        </w:tabs>
        <w:ind w:hanging="335"/>
        <w:rPr>
          <w:color w:val="0D0D0D"/>
        </w:rPr>
      </w:pPr>
      <w:bookmarkStart w:id="132" w:name="_bookmark10"/>
      <w:bookmarkStart w:id="133" w:name="_bookmark13"/>
      <w:bookmarkStart w:id="134" w:name="_bookmark33"/>
      <w:bookmarkStart w:id="135" w:name="_bookmark36"/>
      <w:bookmarkStart w:id="136" w:name="_Toc45213934"/>
      <w:bookmarkStart w:id="137" w:name="_Toc45355110"/>
      <w:bookmarkEnd w:id="132"/>
      <w:bookmarkEnd w:id="133"/>
      <w:bookmarkEnd w:id="134"/>
      <w:bookmarkEnd w:id="135"/>
      <w:r w:rsidRPr="00A069EF">
        <w:rPr>
          <w:color w:val="0D0D0D"/>
        </w:rPr>
        <w:t>Solution proposée</w:t>
      </w:r>
      <w:bookmarkEnd w:id="136"/>
      <w:bookmarkEnd w:id="137"/>
    </w:p>
    <w:p w14:paraId="7DA44C51" w14:textId="6E97E61C" w:rsidR="00307941" w:rsidRDefault="000B3478" w:rsidP="000B3478">
      <w:pPr>
        <w:pStyle w:val="Corpsdetexte"/>
        <w:spacing w:before="160" w:line="360" w:lineRule="auto"/>
        <w:ind w:left="438" w:right="454"/>
        <w:jc w:val="both"/>
        <w:rPr>
          <w:rStyle w:val="normaltextrun"/>
          <w:color w:val="000000"/>
          <w:shd w:val="clear" w:color="auto" w:fill="FFFFFF"/>
        </w:rPr>
      </w:pPr>
      <w:r w:rsidRPr="00541365">
        <w:rPr>
          <w:rStyle w:val="normaltextrun"/>
          <w:color w:val="000000"/>
          <w:shd w:val="clear" w:color="auto" w:fill="FFFFFF"/>
        </w:rPr>
        <w:t xml:space="preserve">On propose donc de mettre en place </w:t>
      </w:r>
      <w:r w:rsidR="00307941">
        <w:rPr>
          <w:rStyle w:val="normaltextrun"/>
          <w:color w:val="000000"/>
          <w:shd w:val="clear" w:color="auto" w:fill="FFFFFF"/>
        </w:rPr>
        <w:t xml:space="preserve">un système qui </w:t>
      </w:r>
      <w:ins w:id="138" w:author="PCS" w:date="2020-07-12T22:49:00Z">
        <w:r w:rsidR="0029311E">
          <w:rPr>
            <w:rStyle w:val="normaltextrun"/>
            <w:color w:val="000000"/>
            <w:shd w:val="clear" w:color="auto" w:fill="FFFFFF"/>
          </w:rPr>
          <w:t xml:space="preserve">assure la standardisation des </w:t>
        </w:r>
        <w:proofErr w:type="spellStart"/>
        <w:r w:rsidR="0029311E">
          <w:rPr>
            <w:rStyle w:val="normaltextrun"/>
            <w:color w:val="000000"/>
            <w:shd w:val="clear" w:color="auto" w:fill="FFFFFF"/>
          </w:rPr>
          <w:t>comptes-rendus</w:t>
        </w:r>
        <w:proofErr w:type="spellEnd"/>
        <w:r w:rsidR="0029311E">
          <w:rPr>
            <w:rStyle w:val="normaltextrun"/>
            <w:color w:val="000000"/>
            <w:shd w:val="clear" w:color="auto" w:fill="FFFFFF"/>
          </w:rPr>
          <w:t xml:space="preserve"> et leur structuration de façon à pouvoir </w:t>
        </w:r>
      </w:ins>
      <w:r w:rsidR="00307941">
        <w:rPr>
          <w:rStyle w:val="normaltextrun"/>
          <w:color w:val="000000"/>
          <w:shd w:val="clear" w:color="auto" w:fill="FFFFFF"/>
        </w:rPr>
        <w:t>calcule</w:t>
      </w:r>
      <w:ins w:id="139" w:author="PCS" w:date="2020-07-12T22:49:00Z">
        <w:r w:rsidR="0029311E">
          <w:rPr>
            <w:rStyle w:val="normaltextrun"/>
            <w:color w:val="000000"/>
            <w:shd w:val="clear" w:color="auto" w:fill="FFFFFF"/>
          </w:rPr>
          <w:t>r</w:t>
        </w:r>
      </w:ins>
      <w:r w:rsidR="00307941">
        <w:rPr>
          <w:rStyle w:val="normaltextrun"/>
          <w:color w:val="000000"/>
          <w:shd w:val="clear" w:color="auto" w:fill="FFFFFF"/>
        </w:rPr>
        <w:t xml:space="preserve"> le score ACR-TIRADS et évalue</w:t>
      </w:r>
      <w:ins w:id="140" w:author="PCS" w:date="2020-07-12T22:49:00Z">
        <w:r w:rsidR="0029311E">
          <w:rPr>
            <w:rStyle w:val="normaltextrun"/>
            <w:color w:val="000000"/>
            <w:shd w:val="clear" w:color="auto" w:fill="FFFFFF"/>
          </w:rPr>
          <w:t>r</w:t>
        </w:r>
      </w:ins>
      <w:r w:rsidR="00307941">
        <w:rPr>
          <w:rStyle w:val="normaltextrun"/>
          <w:color w:val="000000"/>
          <w:shd w:val="clear" w:color="auto" w:fill="FFFFFF"/>
        </w:rPr>
        <w:t xml:space="preserve"> toutes les informations nécessaires </w:t>
      </w:r>
      <w:r w:rsidR="002A538D">
        <w:rPr>
          <w:rStyle w:val="normaltextrun"/>
          <w:color w:val="000000"/>
          <w:shd w:val="clear" w:color="auto" w:fill="FFFFFF"/>
        </w:rPr>
        <w:t>tel que</w:t>
      </w:r>
      <w:r w:rsidR="00307941">
        <w:rPr>
          <w:rStyle w:val="normaltextrun"/>
          <w:color w:val="000000"/>
          <w:shd w:val="clear" w:color="auto" w:fill="FFFFFF"/>
        </w:rPr>
        <w:t xml:space="preserve"> les </w:t>
      </w:r>
      <w:r w:rsidR="002A538D">
        <w:rPr>
          <w:rStyle w:val="normaltextrun"/>
          <w:color w:val="000000"/>
          <w:shd w:val="clear" w:color="auto" w:fill="FFFFFF"/>
        </w:rPr>
        <w:t>caractéristiques</w:t>
      </w:r>
      <w:r w:rsidR="00307941">
        <w:rPr>
          <w:rStyle w:val="normaltextrun"/>
          <w:color w:val="000000"/>
          <w:shd w:val="clear" w:color="auto" w:fill="FFFFFF"/>
        </w:rPr>
        <w:t xml:space="preserve"> échographiques de la thyroïde et des nodules trouvées, les caractéristiques d’un patient</w:t>
      </w:r>
      <w:r w:rsidR="002A538D">
        <w:rPr>
          <w:rStyle w:val="normaltextrun"/>
          <w:color w:val="000000"/>
          <w:shd w:val="clear" w:color="auto" w:fill="FFFFFF"/>
        </w:rPr>
        <w:t xml:space="preserve"> et </w:t>
      </w:r>
      <w:r w:rsidR="00307941">
        <w:rPr>
          <w:rStyle w:val="normaltextrun"/>
          <w:color w:val="000000"/>
          <w:shd w:val="clear" w:color="auto" w:fill="FFFFFF"/>
        </w:rPr>
        <w:t xml:space="preserve">les résultats </w:t>
      </w:r>
      <w:r w:rsidR="002A538D">
        <w:rPr>
          <w:rStyle w:val="normaltextrun"/>
          <w:color w:val="000000"/>
          <w:shd w:val="clear" w:color="auto" w:fill="FFFFFF"/>
        </w:rPr>
        <w:t>des anciens examens</w:t>
      </w:r>
      <w:r w:rsidR="00307941">
        <w:rPr>
          <w:rStyle w:val="normaltextrun"/>
          <w:color w:val="000000"/>
          <w:shd w:val="clear" w:color="auto" w:fill="FFFFFF"/>
        </w:rPr>
        <w:t xml:space="preserve"> </w:t>
      </w:r>
      <w:r w:rsidR="002A538D">
        <w:rPr>
          <w:rStyle w:val="normaltextrun"/>
          <w:color w:val="000000"/>
          <w:shd w:val="clear" w:color="auto" w:fill="FFFFFF"/>
        </w:rPr>
        <w:t>afin de prendre la décision de la conduite à tenir et ainsi générer automatiquement le compte rendu correspondant à l’échographie réalisée.</w:t>
      </w:r>
    </w:p>
    <w:p w14:paraId="6402E7FC" w14:textId="60D2CB4C" w:rsidR="000B3478" w:rsidRPr="00541365" w:rsidRDefault="000B3478" w:rsidP="000B3478">
      <w:pPr>
        <w:pStyle w:val="Corpsdetexte"/>
        <w:spacing w:before="160" w:line="360" w:lineRule="auto"/>
        <w:ind w:left="438" w:right="454"/>
        <w:jc w:val="both"/>
        <w:rPr>
          <w:rStyle w:val="normaltextrun"/>
          <w:color w:val="000000"/>
          <w:shd w:val="clear" w:color="auto" w:fill="FFFFFF"/>
        </w:rPr>
      </w:pPr>
    </w:p>
    <w:p w14:paraId="4A7C0BB8" w14:textId="77777777" w:rsidR="001B28F2" w:rsidRDefault="001B28F2">
      <w:pPr>
        <w:pStyle w:val="Corpsdetexte"/>
        <w:spacing w:before="3"/>
        <w:rPr>
          <w:sz w:val="21"/>
        </w:rPr>
      </w:pPr>
    </w:p>
    <w:p w14:paraId="13DA702E" w14:textId="79E5CBD7" w:rsidR="001B28F2" w:rsidRDefault="007809B0">
      <w:pPr>
        <w:pStyle w:val="Titre2"/>
        <w:ind w:left="438"/>
        <w:rPr>
          <w:color w:val="0D0D0D"/>
        </w:rPr>
      </w:pPr>
      <w:bookmarkStart w:id="141" w:name="_Toc45213935"/>
      <w:bookmarkStart w:id="142" w:name="_Toc45355111"/>
      <w:r>
        <w:rPr>
          <w:color w:val="0D0D0D"/>
        </w:rPr>
        <w:t>Conclusion</w:t>
      </w:r>
      <w:bookmarkEnd w:id="141"/>
      <w:bookmarkEnd w:id="142"/>
    </w:p>
    <w:p w14:paraId="720307BF" w14:textId="03471FF0" w:rsidR="00584220" w:rsidRPr="006E2F12" w:rsidRDefault="00584220" w:rsidP="00584220">
      <w:pPr>
        <w:pStyle w:val="Corpsdetexte"/>
        <w:spacing w:before="160" w:line="360" w:lineRule="auto"/>
        <w:ind w:left="438" w:right="454"/>
        <w:jc w:val="both"/>
      </w:pPr>
      <w:r w:rsidRPr="006E2F12">
        <w:rPr>
          <w:rStyle w:val="normaltextrun"/>
          <w:color w:val="000000"/>
          <w:shd w:val="clear" w:color="auto" w:fill="FFFFFF"/>
        </w:rPr>
        <w:t>Ce chapitre nous a permis d’avoir une vision plus claire sur le sujet. On peut donc aborder l’étape d’analyse et de conception.</w:t>
      </w:r>
      <w:r w:rsidRPr="006E2F12">
        <w:rPr>
          <w:rStyle w:val="eop"/>
          <w:color w:val="000000"/>
          <w:shd w:val="clear" w:color="auto" w:fill="FFFFFF"/>
        </w:rPr>
        <w:t> </w:t>
      </w:r>
    </w:p>
    <w:p w14:paraId="26B16E74" w14:textId="7FE71774" w:rsidR="00620C72" w:rsidRDefault="00620C72">
      <w:pPr>
        <w:pStyle w:val="Corpsdetexte"/>
        <w:rPr>
          <w:sz w:val="20"/>
        </w:rPr>
      </w:pPr>
    </w:p>
    <w:p w14:paraId="314D6FA5" w14:textId="43880359" w:rsidR="00B161FC" w:rsidRDefault="00B161FC">
      <w:pPr>
        <w:pStyle w:val="Corpsdetexte"/>
        <w:rPr>
          <w:sz w:val="20"/>
        </w:rPr>
      </w:pPr>
    </w:p>
    <w:p w14:paraId="332DE17F" w14:textId="7F1635A6" w:rsidR="001B28F2" w:rsidRPr="00433859" w:rsidRDefault="007809B0" w:rsidP="00433859">
      <w:pPr>
        <w:pStyle w:val="Titre1"/>
        <w:rPr>
          <w:sz w:val="56"/>
          <w:szCs w:val="56"/>
        </w:rPr>
        <w:sectPr w:rsidR="001B28F2" w:rsidRPr="00433859" w:rsidSect="00D42CD5">
          <w:pgSz w:w="11910" w:h="16840"/>
          <w:pgMar w:top="1582" w:right="958" w:bottom="1242" w:left="981" w:header="0" w:footer="1049" w:gutter="0"/>
          <w:cols w:space="720"/>
          <w:vAlign w:val="center"/>
        </w:sectPr>
      </w:pPr>
      <w:bookmarkStart w:id="143" w:name="_Toc45213936"/>
      <w:bookmarkStart w:id="144" w:name="_Toc45355112"/>
      <w:r w:rsidRPr="00433859">
        <w:rPr>
          <w:sz w:val="56"/>
          <w:szCs w:val="56"/>
        </w:rPr>
        <w:t>Chapitre 2</w:t>
      </w:r>
      <w:r w:rsidR="00433859" w:rsidRPr="00433859">
        <w:rPr>
          <w:sz w:val="56"/>
          <w:szCs w:val="56"/>
        </w:rPr>
        <w:t xml:space="preserve"> : Analyse</w:t>
      </w:r>
      <w:r w:rsidR="00C32FE9" w:rsidRPr="00433859">
        <w:rPr>
          <w:sz w:val="56"/>
          <w:szCs w:val="56"/>
        </w:rPr>
        <w:t xml:space="preserve"> et Conceptio</w:t>
      </w:r>
      <w:r w:rsidR="000E5F89" w:rsidRPr="00433859">
        <w:rPr>
          <w:sz w:val="56"/>
          <w:szCs w:val="56"/>
        </w:rPr>
        <w:t>n</w:t>
      </w:r>
      <w:bookmarkEnd w:id="143"/>
      <w:bookmarkEnd w:id="144"/>
    </w:p>
    <w:p w14:paraId="11BED1AD" w14:textId="4994DC49" w:rsidR="00FB5990" w:rsidRDefault="007809B0" w:rsidP="00FB5990">
      <w:pPr>
        <w:pStyle w:val="Titre2"/>
        <w:spacing w:before="79"/>
        <w:ind w:left="438"/>
        <w:rPr>
          <w:color w:val="0D0D0D"/>
        </w:rPr>
      </w:pPr>
      <w:bookmarkStart w:id="145" w:name="_Toc45213937"/>
      <w:bookmarkStart w:id="146" w:name="_Toc45355113"/>
      <w:r>
        <w:rPr>
          <w:color w:val="0D0D0D"/>
        </w:rPr>
        <w:lastRenderedPageBreak/>
        <w:t>Introduction</w:t>
      </w:r>
      <w:bookmarkEnd w:id="145"/>
      <w:bookmarkEnd w:id="146"/>
    </w:p>
    <w:p w14:paraId="2918B4AA" w14:textId="607E9FC1" w:rsidR="001B28F2" w:rsidRDefault="00764181" w:rsidP="000A3DD4">
      <w:pPr>
        <w:pStyle w:val="Corpsdetexte"/>
        <w:spacing w:before="160" w:line="360" w:lineRule="auto"/>
        <w:ind w:left="438" w:right="454"/>
        <w:jc w:val="both"/>
        <w:rPr>
          <w:rStyle w:val="normaltextrun"/>
        </w:rPr>
      </w:pPr>
      <w:r w:rsidRPr="007F6CEB">
        <w:rPr>
          <w:rStyle w:val="normaltextrun"/>
          <w:color w:val="000000"/>
          <w:shd w:val="clear" w:color="auto" w:fill="FFFFFF"/>
        </w:rPr>
        <w:t xml:space="preserve">La spécification des besoins constitue la phase de départ de toute application à développer dans laquelle </w:t>
      </w:r>
      <w:r w:rsidR="007F6CEB">
        <w:rPr>
          <w:rStyle w:val="normaltextrun"/>
          <w:color w:val="000000"/>
          <w:shd w:val="clear" w:color="auto" w:fill="FFFFFF"/>
        </w:rPr>
        <w:t>on</w:t>
      </w:r>
      <w:r w:rsidRPr="007F6CEB">
        <w:rPr>
          <w:rStyle w:val="normaltextrun"/>
          <w:color w:val="000000"/>
          <w:shd w:val="clear" w:color="auto" w:fill="FFFFFF"/>
        </w:rPr>
        <w:t xml:space="preserve"> identifie les besoins d</w:t>
      </w:r>
      <w:r w:rsidR="00D22BA4" w:rsidRPr="007F6CEB">
        <w:rPr>
          <w:rStyle w:val="normaltextrun"/>
          <w:color w:val="000000"/>
          <w:shd w:val="clear" w:color="auto" w:fill="FFFFFF"/>
        </w:rPr>
        <w:t xml:space="preserve">u </w:t>
      </w:r>
      <w:r w:rsidRPr="007F6CEB">
        <w:rPr>
          <w:rStyle w:val="normaltextrun"/>
          <w:color w:val="000000"/>
          <w:shd w:val="clear" w:color="auto" w:fill="FFFFFF"/>
        </w:rPr>
        <w:t xml:space="preserve">client. </w:t>
      </w:r>
      <w:r w:rsidR="00D22BA4" w:rsidRPr="007F6CEB">
        <w:rPr>
          <w:rStyle w:val="normaltextrun"/>
          <w:color w:val="000000"/>
          <w:shd w:val="clear" w:color="auto" w:fill="FFFFFF"/>
        </w:rPr>
        <w:t>On</w:t>
      </w:r>
      <w:r w:rsidRPr="007F6CEB">
        <w:rPr>
          <w:rStyle w:val="normaltextrun"/>
          <w:color w:val="000000"/>
          <w:shd w:val="clear" w:color="auto" w:fill="FFFFFF"/>
        </w:rPr>
        <w:t xml:space="preserve"> distingu</w:t>
      </w:r>
      <w:r w:rsidR="00D22BA4" w:rsidRPr="007F6CEB">
        <w:rPr>
          <w:rStyle w:val="normaltextrun"/>
          <w:color w:val="000000"/>
          <w:shd w:val="clear" w:color="auto" w:fill="FFFFFF"/>
        </w:rPr>
        <w:t>e</w:t>
      </w:r>
      <w:r w:rsidRPr="007F6CEB">
        <w:rPr>
          <w:rStyle w:val="normaltextrun"/>
          <w:color w:val="000000"/>
          <w:shd w:val="clear" w:color="auto" w:fill="FFFFFF"/>
        </w:rPr>
        <w:t xml:space="preserve"> des besoins fonctionnels et non fonctionnels. Les besoins fonctionnels présentent les services attendues, primordiales de </w:t>
      </w:r>
      <w:r w:rsidR="00D22BA4" w:rsidRPr="007F6CEB">
        <w:rPr>
          <w:rStyle w:val="normaltextrun"/>
          <w:color w:val="000000"/>
          <w:shd w:val="clear" w:color="auto" w:fill="FFFFFF"/>
        </w:rPr>
        <w:t>l’</w:t>
      </w:r>
      <w:r w:rsidRPr="007F6CEB">
        <w:rPr>
          <w:rStyle w:val="normaltextrun"/>
          <w:color w:val="000000"/>
          <w:shd w:val="clear" w:color="auto" w:fill="FFFFFF"/>
        </w:rPr>
        <w:t>application</w:t>
      </w:r>
      <w:r w:rsidR="007F6CEB">
        <w:rPr>
          <w:rStyle w:val="normaltextrun"/>
          <w:color w:val="000000"/>
          <w:shd w:val="clear" w:color="auto" w:fill="FFFFFF"/>
        </w:rPr>
        <w:t>. L</w:t>
      </w:r>
      <w:r w:rsidRPr="007F6CEB">
        <w:rPr>
          <w:rStyle w:val="normaltextrun"/>
          <w:color w:val="000000"/>
          <w:shd w:val="clear" w:color="auto" w:fill="FFFFFF"/>
        </w:rPr>
        <w:t>es besoins non fonctionnels sont de second lieu. Un classement des besoins permet d’éviter le développement d’une application non satisfaisante, de trouver un accord commun entre les spécialistes et les utilisateurs pour réussir le projet.</w:t>
      </w:r>
      <w:r w:rsidRPr="007F6CEB">
        <w:rPr>
          <w:rStyle w:val="normaltextrun"/>
        </w:rPr>
        <w:t> </w:t>
      </w:r>
    </w:p>
    <w:p w14:paraId="74C39B02" w14:textId="77777777" w:rsidR="00FB5990" w:rsidRDefault="00FB5990" w:rsidP="000A3DD4">
      <w:pPr>
        <w:pStyle w:val="Corpsdetexte"/>
        <w:spacing w:before="160" w:line="360" w:lineRule="auto"/>
        <w:ind w:left="438" w:right="454"/>
        <w:jc w:val="both"/>
        <w:rPr>
          <w:rStyle w:val="normaltextrun"/>
        </w:rPr>
      </w:pPr>
    </w:p>
    <w:p w14:paraId="64ECB3CF" w14:textId="3135EBE5" w:rsidR="00661E7A" w:rsidRPr="000A3DD4" w:rsidRDefault="007809B0" w:rsidP="0083207B">
      <w:pPr>
        <w:pStyle w:val="Titre2"/>
        <w:numPr>
          <w:ilvl w:val="0"/>
          <w:numId w:val="3"/>
        </w:numPr>
        <w:tabs>
          <w:tab w:val="left" w:pos="773"/>
        </w:tabs>
        <w:ind w:hanging="335"/>
      </w:pPr>
      <w:bookmarkStart w:id="147" w:name="_Toc45213938"/>
      <w:bookmarkStart w:id="148" w:name="_Toc45355114"/>
      <w:r>
        <w:rPr>
          <w:color w:val="0D0D0D"/>
        </w:rPr>
        <w:t>Expression des besoins fonctionnels</w:t>
      </w:r>
      <w:bookmarkEnd w:id="147"/>
      <w:bookmarkEnd w:id="148"/>
    </w:p>
    <w:p w14:paraId="0000C140" w14:textId="51602C3F" w:rsidR="00661E7A" w:rsidRPr="007F6CEB" w:rsidRDefault="00764181" w:rsidP="000A3DD4">
      <w:pPr>
        <w:pStyle w:val="Corpsdetexte"/>
        <w:spacing w:before="160" w:line="360" w:lineRule="auto"/>
        <w:ind w:left="438" w:right="454"/>
        <w:jc w:val="both"/>
        <w:rPr>
          <w:rStyle w:val="normaltextrun"/>
          <w:color w:val="000000"/>
          <w:shd w:val="clear" w:color="auto" w:fill="FFFFFF"/>
        </w:rPr>
      </w:pPr>
      <w:r w:rsidRPr="007F6CEB">
        <w:rPr>
          <w:rStyle w:val="normaltextrun"/>
          <w:color w:val="000000"/>
          <w:shd w:val="clear" w:color="auto" w:fill="FFFFFF"/>
        </w:rPr>
        <w:t xml:space="preserve">Les besoins fonctionnels listent les opérations à satisfaire dans </w:t>
      </w:r>
      <w:r w:rsidR="00D22BA4" w:rsidRPr="007F6CEB">
        <w:rPr>
          <w:rStyle w:val="normaltextrun"/>
          <w:color w:val="000000"/>
          <w:shd w:val="clear" w:color="auto" w:fill="FFFFFF"/>
        </w:rPr>
        <w:t>l’</w:t>
      </w:r>
      <w:r w:rsidRPr="007F6CEB">
        <w:rPr>
          <w:rStyle w:val="normaltextrun"/>
          <w:color w:val="000000"/>
          <w:shd w:val="clear" w:color="auto" w:fill="FFFFFF"/>
        </w:rPr>
        <w:t>application. Ce sont des besoins spécifiant les comportements du système</w:t>
      </w:r>
      <w:r w:rsidR="007F6CEB">
        <w:rPr>
          <w:rStyle w:val="normaltextrun"/>
          <w:color w:val="000000"/>
          <w:shd w:val="clear" w:color="auto" w:fill="FFFFFF"/>
        </w:rPr>
        <w:t>.</w:t>
      </w:r>
      <w:r w:rsidR="00D2028A">
        <w:rPr>
          <w:rStyle w:val="normaltextrun"/>
          <w:color w:val="000000"/>
          <w:shd w:val="clear" w:color="auto" w:fill="FFFFFF"/>
        </w:rPr>
        <w:t xml:space="preserve"> On les a identifiés comme suit :</w:t>
      </w:r>
    </w:p>
    <w:p w14:paraId="336D1D7F" w14:textId="02B9B5E2" w:rsidR="00764181" w:rsidRPr="00D2028A" w:rsidRDefault="007F6CEB"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Consulter la liste des examens</w:t>
      </w:r>
      <w:r>
        <w:rPr>
          <w:rStyle w:val="normaltextrun"/>
          <w:u w:val="single"/>
          <w:shd w:val="clear" w:color="auto" w:fill="FFFFFF"/>
        </w:rPr>
        <w:t> :</w:t>
      </w:r>
      <w:r>
        <w:rPr>
          <w:rStyle w:val="normaltextrun"/>
          <w:shd w:val="clear" w:color="auto" w:fill="FFFFFF"/>
        </w:rPr>
        <w:t xml:space="preserve"> le </w:t>
      </w:r>
      <w:r w:rsidR="001D67D3">
        <w:rPr>
          <w:rStyle w:val="normaltextrun"/>
          <w:shd w:val="clear" w:color="auto" w:fill="FFFFFF"/>
        </w:rPr>
        <w:t>radiologue</w:t>
      </w:r>
      <w:r>
        <w:rPr>
          <w:rStyle w:val="normaltextrun"/>
          <w:shd w:val="clear" w:color="auto" w:fill="FFFFFF"/>
        </w:rPr>
        <w:t xml:space="preserve"> peut consulter la liste de tous les examens pour tous ses patients.</w:t>
      </w:r>
    </w:p>
    <w:p w14:paraId="665EA74F" w14:textId="7767EC7A" w:rsidR="00D2028A" w:rsidRPr="007C3849" w:rsidRDefault="00D2028A"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Ajouter un examen</w:t>
      </w:r>
      <w:r>
        <w:rPr>
          <w:rStyle w:val="normaltextrun"/>
          <w:u w:val="single"/>
          <w:shd w:val="clear" w:color="auto" w:fill="FFFFFF"/>
        </w:rPr>
        <w:t> </w:t>
      </w:r>
      <w:r w:rsidRPr="007F6CEB">
        <w:rPr>
          <w:rStyle w:val="normaltextrun"/>
          <w:u w:val="single"/>
          <w:shd w:val="clear" w:color="auto" w:fill="FFFFFF"/>
        </w:rPr>
        <w:t>:</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entrer les données pour un nouvel examen.</w:t>
      </w:r>
    </w:p>
    <w:p w14:paraId="5025201A" w14:textId="241FDE1A" w:rsidR="007C3849" w:rsidRPr="00D2028A" w:rsidRDefault="007C3849"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Consulter un examen</w:t>
      </w:r>
      <w:r>
        <w:rPr>
          <w:rStyle w:val="normaltextrun"/>
          <w:u w:val="single"/>
          <w:shd w:val="clear" w:color="auto" w:fill="FFFFFF"/>
        </w:rPr>
        <w:t xml:space="preserve"> :</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consulter un examen pour voir tous ses détails.</w:t>
      </w:r>
    </w:p>
    <w:p w14:paraId="5EAE18B1" w14:textId="71FC987E" w:rsidR="00D2028A" w:rsidRPr="00D2028A" w:rsidRDefault="00D2028A"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Afficher le compte rendu</w:t>
      </w:r>
      <w:r>
        <w:rPr>
          <w:rStyle w:val="normaltextrun"/>
          <w:u w:val="single"/>
          <w:shd w:val="clear" w:color="auto" w:fill="FFFFFF"/>
        </w:rPr>
        <w:t xml:space="preserve"> :</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consulter le compte rendu d’un examen spécifique, le modifier si nécessaire et ensuite l’imprimer</w:t>
      </w:r>
    </w:p>
    <w:p w14:paraId="58DC076B" w14:textId="113D45A9" w:rsidR="00661E7A" w:rsidRPr="00FB5990" w:rsidRDefault="007F6CEB" w:rsidP="00AC10A5">
      <w:pPr>
        <w:pStyle w:val="Corpsdetexte"/>
        <w:numPr>
          <w:ilvl w:val="0"/>
          <w:numId w:val="9"/>
        </w:numPr>
        <w:tabs>
          <w:tab w:val="left" w:pos="773"/>
        </w:tabs>
        <w:spacing w:before="160" w:line="360" w:lineRule="auto"/>
        <w:ind w:right="454"/>
        <w:jc w:val="both"/>
        <w:rPr>
          <w:rStyle w:val="normaltextrun"/>
          <w:u w:val="single"/>
        </w:rPr>
      </w:pPr>
      <w:r w:rsidRPr="000A3DD4">
        <w:rPr>
          <w:rStyle w:val="normaltextrun"/>
          <w:u w:val="single"/>
          <w:shd w:val="clear" w:color="auto" w:fill="FFFFFF"/>
        </w:rPr>
        <w:t>Supprimer un examen :</w:t>
      </w:r>
      <w:r w:rsidRPr="000A3DD4">
        <w:rPr>
          <w:rStyle w:val="normaltextrun"/>
          <w:shd w:val="clear" w:color="auto" w:fill="FFFFFF"/>
        </w:rPr>
        <w:t xml:space="preserve"> </w:t>
      </w:r>
      <w:r w:rsidR="001D67D3">
        <w:rPr>
          <w:rStyle w:val="normaltextrun"/>
          <w:shd w:val="clear" w:color="auto" w:fill="FFFFFF"/>
        </w:rPr>
        <w:t xml:space="preserve">le radiologue </w:t>
      </w:r>
      <w:r w:rsidRPr="000A3DD4">
        <w:rPr>
          <w:rStyle w:val="normaltextrun"/>
          <w:shd w:val="clear" w:color="auto" w:fill="FFFFFF"/>
        </w:rPr>
        <w:t>peut supprimer un examen, en cas de besoin.</w:t>
      </w:r>
    </w:p>
    <w:p w14:paraId="21CCE82E" w14:textId="77777777" w:rsidR="00FB5990" w:rsidRPr="000A3DD4" w:rsidRDefault="00FB5990" w:rsidP="00FB5990">
      <w:pPr>
        <w:pStyle w:val="Corpsdetexte"/>
        <w:tabs>
          <w:tab w:val="left" w:pos="773"/>
        </w:tabs>
        <w:spacing w:before="160" w:line="360" w:lineRule="auto"/>
        <w:ind w:left="798" w:right="454"/>
        <w:jc w:val="both"/>
        <w:rPr>
          <w:u w:val="single"/>
        </w:rPr>
      </w:pPr>
    </w:p>
    <w:p w14:paraId="324DBF23" w14:textId="3E15E84E" w:rsidR="00BE798A" w:rsidRPr="000A3DD4" w:rsidRDefault="007809B0" w:rsidP="0083207B">
      <w:pPr>
        <w:pStyle w:val="Titre2"/>
        <w:numPr>
          <w:ilvl w:val="0"/>
          <w:numId w:val="3"/>
        </w:numPr>
        <w:tabs>
          <w:tab w:val="left" w:pos="773"/>
        </w:tabs>
        <w:spacing w:before="79"/>
        <w:ind w:hanging="335"/>
      </w:pPr>
      <w:bookmarkStart w:id="149" w:name="_Toc45213939"/>
      <w:bookmarkStart w:id="150" w:name="_Toc45355115"/>
      <w:r w:rsidRPr="000A3DD4">
        <w:rPr>
          <w:color w:val="0D0D0D"/>
        </w:rPr>
        <w:t>Besoins</w:t>
      </w:r>
      <w:r w:rsidRPr="000A3DD4">
        <w:rPr>
          <w:color w:val="0D0D0D"/>
          <w:spacing w:val="-2"/>
        </w:rPr>
        <w:t xml:space="preserve"> </w:t>
      </w:r>
      <w:r w:rsidRPr="000A3DD4">
        <w:rPr>
          <w:color w:val="0D0D0D"/>
        </w:rPr>
        <w:t>non-fonctionnels</w:t>
      </w:r>
      <w:bookmarkEnd w:id="149"/>
      <w:bookmarkEnd w:id="150"/>
    </w:p>
    <w:p w14:paraId="34618FB1" w14:textId="0F727DBE" w:rsidR="00764181" w:rsidRPr="007F6CEB" w:rsidRDefault="00764181" w:rsidP="00602625">
      <w:pPr>
        <w:pStyle w:val="Corpsdetexte"/>
        <w:spacing w:before="160" w:line="360" w:lineRule="auto"/>
        <w:ind w:left="438" w:right="454"/>
        <w:jc w:val="both"/>
        <w:rPr>
          <w:rStyle w:val="normaltextrun"/>
          <w:color w:val="000000"/>
          <w:shd w:val="clear" w:color="auto" w:fill="FFFFFF"/>
        </w:rPr>
      </w:pPr>
      <w:r w:rsidRPr="007F6CEB">
        <w:rPr>
          <w:rStyle w:val="normaltextrun"/>
          <w:color w:val="000000"/>
          <w:shd w:val="clear" w:color="auto" w:fill="FFFFFF"/>
        </w:rPr>
        <w:t>Ce sont des besoins optionnels qui sont liés à l’implémentation et à l’interopérabilité générale d</w:t>
      </w:r>
      <w:r w:rsidR="00B264F4">
        <w:rPr>
          <w:rStyle w:val="normaltextrun"/>
          <w:color w:val="000000"/>
          <w:shd w:val="clear" w:color="auto" w:fill="FFFFFF"/>
        </w:rPr>
        <w:t>e l’application</w:t>
      </w:r>
      <w:r w:rsidR="008E4F0B">
        <w:rPr>
          <w:rStyle w:val="normaltextrun"/>
          <w:color w:val="000000"/>
          <w:shd w:val="clear" w:color="auto" w:fill="FFFFFF"/>
        </w:rPr>
        <w:t>.</w:t>
      </w:r>
      <w:r w:rsidRPr="007F6CEB">
        <w:rPr>
          <w:rStyle w:val="normaltextrun"/>
          <w:color w:val="000000"/>
          <w:shd w:val="clear" w:color="auto" w:fill="FFFFFF"/>
        </w:rPr>
        <w:t xml:space="preserve"> Les principaux besoins non fonctionnels se résument dans </w:t>
      </w:r>
      <w:r w:rsidR="008E4F0B">
        <w:rPr>
          <w:rStyle w:val="normaltextrun"/>
          <w:color w:val="000000"/>
          <w:shd w:val="clear" w:color="auto" w:fill="FFFFFF"/>
        </w:rPr>
        <w:t>c</w:t>
      </w:r>
      <w:r w:rsidRPr="007F6CEB">
        <w:rPr>
          <w:rStyle w:val="normaltextrun"/>
          <w:color w:val="000000"/>
          <w:shd w:val="clear" w:color="auto" w:fill="FFFFFF"/>
        </w:rPr>
        <w:t>es points</w:t>
      </w:r>
      <w:r w:rsidR="008E4F0B">
        <w:rPr>
          <w:rStyle w:val="normaltextrun"/>
          <w:color w:val="000000"/>
          <w:shd w:val="clear" w:color="auto" w:fill="FFFFFF"/>
        </w:rPr>
        <w:t> :</w:t>
      </w:r>
    </w:p>
    <w:p w14:paraId="25D57FE5" w14:textId="3F601820" w:rsidR="00764181" w:rsidRPr="007F6CEB"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L’utilisabilité</w:t>
      </w:r>
      <w:r w:rsidR="0073593D">
        <w:rPr>
          <w:rStyle w:val="normaltextrun"/>
          <w:color w:val="000000"/>
          <w:shd w:val="clear" w:color="auto" w:fill="FFFFFF"/>
        </w:rPr>
        <w:t xml:space="preserve"> </w:t>
      </w:r>
      <w:r w:rsidRPr="007F6CEB">
        <w:rPr>
          <w:rStyle w:val="normaltextrun"/>
          <w:color w:val="000000"/>
          <w:shd w:val="clear" w:color="auto" w:fill="FFFFFF"/>
        </w:rPr>
        <w:t>: les</w:t>
      </w:r>
      <w:r w:rsidR="0073593D">
        <w:rPr>
          <w:rStyle w:val="normaltextrun"/>
          <w:color w:val="000000"/>
          <w:shd w:val="clear" w:color="auto" w:fill="FFFFFF"/>
        </w:rPr>
        <w:t xml:space="preserve"> </w:t>
      </w:r>
      <w:r w:rsidRPr="007F6CEB">
        <w:rPr>
          <w:rStyle w:val="normaltextrun"/>
          <w:color w:val="000000"/>
          <w:shd w:val="clear" w:color="auto" w:fill="FFFFFF"/>
        </w:rPr>
        <w:t xml:space="preserve">interfaces doivent être </w:t>
      </w:r>
      <w:r w:rsidR="00FF2783">
        <w:rPr>
          <w:rStyle w:val="normaltextrun"/>
          <w:color w:val="000000"/>
          <w:shd w:val="clear" w:color="auto" w:fill="FFFFFF"/>
        </w:rPr>
        <w:t>clairs</w:t>
      </w:r>
      <w:r w:rsidRPr="007F6CEB">
        <w:rPr>
          <w:rStyle w:val="normaltextrun"/>
          <w:color w:val="000000"/>
          <w:shd w:val="clear" w:color="auto" w:fill="FFFFFF"/>
        </w:rPr>
        <w:t xml:space="preserve"> pour </w:t>
      </w:r>
      <w:r w:rsidR="00A542BB" w:rsidRPr="007F6CEB">
        <w:rPr>
          <w:rStyle w:val="normaltextrun"/>
          <w:color w:val="000000"/>
          <w:shd w:val="clear" w:color="auto" w:fill="FFFFFF"/>
        </w:rPr>
        <w:t>faciliter le travail des médecins.</w:t>
      </w:r>
      <w:r w:rsidRPr="007F6CEB">
        <w:rPr>
          <w:rStyle w:val="normaltextrun"/>
          <w:color w:val="000000"/>
          <w:shd w:val="clear" w:color="auto" w:fill="FFFFFF"/>
        </w:rPr>
        <w:t> </w:t>
      </w:r>
    </w:p>
    <w:p w14:paraId="0A983502" w14:textId="77777777" w:rsidR="00764181" w:rsidRPr="007F6CEB"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Le code</w:t>
      </w:r>
      <w:r w:rsidRPr="007F6CEB">
        <w:rPr>
          <w:rStyle w:val="normaltextrun"/>
          <w:color w:val="000000"/>
          <w:shd w:val="clear" w:color="auto" w:fill="FFFFFF"/>
        </w:rPr>
        <w:t xml:space="preserve"> : doit être clair pour permettre des futures évolutions ou améliorations. </w:t>
      </w:r>
    </w:p>
    <w:p w14:paraId="49AEC89D" w14:textId="3FC3C95C" w:rsidR="00FB5990"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La sécurité</w:t>
      </w:r>
      <w:r w:rsidRPr="007F6CEB">
        <w:rPr>
          <w:rStyle w:val="normaltextrun"/>
          <w:color w:val="000000"/>
          <w:shd w:val="clear" w:color="auto" w:fill="FFFFFF"/>
        </w:rPr>
        <w:t xml:space="preserve"> : pour pouvoir accéder aux interfaces du système chaque utilisateur doit saisir son login et son mot de passe. </w:t>
      </w:r>
    </w:p>
    <w:p w14:paraId="5510A82F" w14:textId="0EF9A548" w:rsidR="00154A1F" w:rsidRDefault="00154A1F" w:rsidP="00154A1F">
      <w:pPr>
        <w:pStyle w:val="Corpsdetexte"/>
        <w:spacing w:before="160" w:line="360" w:lineRule="auto"/>
        <w:ind w:left="798" w:right="454"/>
        <w:jc w:val="both"/>
        <w:rPr>
          <w:rStyle w:val="normaltextrun"/>
          <w:color w:val="000000"/>
          <w:shd w:val="clear" w:color="auto" w:fill="FFFFFF"/>
        </w:rPr>
      </w:pPr>
    </w:p>
    <w:p w14:paraId="1A4671DB" w14:textId="77777777" w:rsidR="007847B0" w:rsidRDefault="007847B0" w:rsidP="007847B0">
      <w:pPr>
        <w:rPr>
          <w:rStyle w:val="normaltextrun"/>
          <w:color w:val="000000"/>
          <w:shd w:val="clear" w:color="auto" w:fill="FFFFFF"/>
        </w:rPr>
      </w:pPr>
    </w:p>
    <w:p w14:paraId="18D31D82" w14:textId="7BFC0E70" w:rsidR="00A542BB" w:rsidRDefault="007809B0" w:rsidP="0083207B">
      <w:pPr>
        <w:pStyle w:val="Titre2"/>
        <w:numPr>
          <w:ilvl w:val="0"/>
          <w:numId w:val="3"/>
        </w:numPr>
        <w:tabs>
          <w:tab w:val="left" w:pos="773"/>
        </w:tabs>
        <w:ind w:hanging="335"/>
        <w:rPr>
          <w:rFonts w:ascii="Georgia" w:hAnsi="Georgia"/>
        </w:rPr>
      </w:pPr>
      <w:bookmarkStart w:id="151" w:name="_Toc45213940"/>
      <w:bookmarkStart w:id="152" w:name="_Toc45355116"/>
      <w:r w:rsidRPr="00A542BB">
        <w:rPr>
          <w:color w:val="0D0D0D"/>
        </w:rPr>
        <w:lastRenderedPageBreak/>
        <w:t xml:space="preserve">Elaboration de diagramme de </w:t>
      </w:r>
      <w:r w:rsidR="00A542BB">
        <w:rPr>
          <w:rFonts w:ascii="Georgia" w:hAnsi="Georgia"/>
        </w:rPr>
        <w:t>cas d’utilisation</w:t>
      </w:r>
      <w:bookmarkEnd w:id="151"/>
      <w:bookmarkEnd w:id="152"/>
    </w:p>
    <w:p w14:paraId="06866D0E" w14:textId="24BD39E2" w:rsidR="001B28F2" w:rsidRDefault="007809B0" w:rsidP="0083207B">
      <w:pPr>
        <w:pStyle w:val="Titre3"/>
        <w:numPr>
          <w:ilvl w:val="1"/>
          <w:numId w:val="2"/>
        </w:numPr>
        <w:tabs>
          <w:tab w:val="left" w:pos="963"/>
        </w:tabs>
        <w:spacing w:before="227"/>
        <w:ind w:hanging="525"/>
      </w:pPr>
      <w:bookmarkStart w:id="153" w:name="_Toc45213941"/>
      <w:bookmarkStart w:id="154" w:name="_Toc45355117"/>
      <w:r>
        <w:t>Présentation des</w:t>
      </w:r>
      <w:r>
        <w:rPr>
          <w:spacing w:val="1"/>
        </w:rPr>
        <w:t xml:space="preserve"> </w:t>
      </w:r>
      <w:r>
        <w:t>acteurs</w:t>
      </w:r>
      <w:bookmarkEnd w:id="153"/>
      <w:bookmarkEnd w:id="154"/>
    </w:p>
    <w:p w14:paraId="6FABAE8A" w14:textId="77777777" w:rsidR="0011064A" w:rsidRDefault="00764181" w:rsidP="000A3DD4">
      <w:pPr>
        <w:pStyle w:val="Corpsdetexte"/>
        <w:spacing w:before="160" w:line="360" w:lineRule="auto"/>
        <w:ind w:left="438" w:right="454"/>
        <w:jc w:val="both"/>
        <w:rPr>
          <w:rStyle w:val="normaltextrun"/>
          <w:color w:val="000000"/>
          <w:shd w:val="clear" w:color="auto" w:fill="FFFFFF"/>
        </w:rPr>
      </w:pPr>
      <w:r w:rsidRPr="00A542BB">
        <w:rPr>
          <w:rStyle w:val="normaltextrun"/>
          <w:color w:val="000000"/>
          <w:shd w:val="clear" w:color="auto" w:fill="FFFFFF"/>
        </w:rPr>
        <w:t xml:space="preserve">Un acteur </w:t>
      </w:r>
      <w:r w:rsidR="00A542BB" w:rsidRPr="00A542BB">
        <w:rPr>
          <w:rStyle w:val="normaltextrun"/>
          <w:color w:val="000000"/>
          <w:shd w:val="clear" w:color="auto" w:fill="FFFFFF"/>
        </w:rPr>
        <w:t>est une entité (personne,</w:t>
      </w:r>
      <w:r w:rsidR="00A542BB">
        <w:rPr>
          <w:rStyle w:val="normaltextrun"/>
          <w:color w:val="000000"/>
          <w:shd w:val="clear" w:color="auto" w:fill="FFFFFF"/>
        </w:rPr>
        <w:t xml:space="preserve"> </w:t>
      </w:r>
      <w:r w:rsidR="00A542BB" w:rsidRPr="00A542BB">
        <w:rPr>
          <w:rStyle w:val="normaltextrun"/>
          <w:color w:val="000000"/>
          <w:shd w:val="clear" w:color="auto" w:fill="FFFFFF"/>
        </w:rPr>
        <w:t>sy</w:t>
      </w:r>
      <w:r w:rsidR="00A542BB">
        <w:rPr>
          <w:rStyle w:val="normaltextrun"/>
          <w:color w:val="000000"/>
          <w:shd w:val="clear" w:color="auto" w:fill="FFFFFF"/>
        </w:rPr>
        <w:t>s</w:t>
      </w:r>
      <w:r w:rsidR="00A542BB" w:rsidRPr="00A542BB">
        <w:rPr>
          <w:rStyle w:val="normaltextrun"/>
          <w:color w:val="000000"/>
          <w:shd w:val="clear" w:color="auto" w:fill="FFFFFF"/>
        </w:rPr>
        <w:t>tème,</w:t>
      </w:r>
      <w:r w:rsidR="00A542BB">
        <w:rPr>
          <w:rStyle w:val="normaltextrun"/>
          <w:color w:val="000000"/>
          <w:shd w:val="clear" w:color="auto" w:fill="FFFFFF"/>
        </w:rPr>
        <w:t xml:space="preserve"> etc.</w:t>
      </w:r>
      <w:r w:rsidR="00A542BB" w:rsidRPr="00A542BB">
        <w:rPr>
          <w:rStyle w:val="normaltextrun"/>
          <w:color w:val="000000"/>
          <w:shd w:val="clear" w:color="auto" w:fill="FFFFFF"/>
        </w:rPr>
        <w:t>) qui</w:t>
      </w:r>
      <w:r w:rsidRPr="00A542BB">
        <w:rPr>
          <w:rStyle w:val="normaltextrun"/>
          <w:color w:val="000000"/>
          <w:shd w:val="clear" w:color="auto" w:fill="FFFFFF"/>
        </w:rPr>
        <w:t xml:space="preserve"> interagit directement avec le système</w:t>
      </w:r>
      <w:r w:rsidR="00A542BB" w:rsidRPr="00A542BB">
        <w:rPr>
          <w:rStyle w:val="normaltextrun"/>
          <w:color w:val="000000"/>
          <w:shd w:val="clear" w:color="auto" w:fill="FFFFFF"/>
        </w:rPr>
        <w:t>.</w:t>
      </w:r>
      <w:r w:rsidR="00A542BB">
        <w:rPr>
          <w:rStyle w:val="normaltextrun"/>
          <w:color w:val="000000"/>
          <w:shd w:val="clear" w:color="auto" w:fill="FFFFFF"/>
        </w:rPr>
        <w:t xml:space="preserve"> Pour ce système </w:t>
      </w:r>
      <w:r w:rsidR="0011064A">
        <w:rPr>
          <w:rStyle w:val="normaltextrun"/>
          <w:color w:val="000000"/>
          <w:shd w:val="clear" w:color="auto" w:fill="FFFFFF"/>
        </w:rPr>
        <w:t>les</w:t>
      </w:r>
      <w:r w:rsidR="00A542BB">
        <w:rPr>
          <w:rStyle w:val="normaltextrun"/>
          <w:color w:val="000000"/>
          <w:shd w:val="clear" w:color="auto" w:fill="FFFFFF"/>
        </w:rPr>
        <w:t xml:space="preserve"> acteur</w:t>
      </w:r>
      <w:r w:rsidR="0011064A">
        <w:rPr>
          <w:rStyle w:val="normaltextrun"/>
          <w:color w:val="000000"/>
          <w:shd w:val="clear" w:color="auto" w:fill="FFFFFF"/>
        </w:rPr>
        <w:t>s sont</w:t>
      </w:r>
      <w:r w:rsidR="00A542BB">
        <w:rPr>
          <w:rStyle w:val="normaltextrun"/>
          <w:color w:val="000000"/>
          <w:shd w:val="clear" w:color="auto" w:fill="FFFFFF"/>
        </w:rPr>
        <w:t xml:space="preserve"> : </w:t>
      </w:r>
    </w:p>
    <w:p w14:paraId="26EC2CA9" w14:textId="1EC72067" w:rsidR="00D22BA4" w:rsidRDefault="0011064A" w:rsidP="00AC10A5">
      <w:pPr>
        <w:pStyle w:val="Corpsdetexte"/>
        <w:numPr>
          <w:ilvl w:val="0"/>
          <w:numId w:val="8"/>
        </w:numPr>
        <w:spacing w:before="160" w:line="360" w:lineRule="auto"/>
        <w:ind w:right="454"/>
        <w:jc w:val="both"/>
        <w:rPr>
          <w:rStyle w:val="normaltextrun"/>
          <w:color w:val="000000"/>
          <w:shd w:val="clear" w:color="auto" w:fill="FFFFFF"/>
        </w:rPr>
      </w:pPr>
      <w:r w:rsidRPr="00E0578D">
        <w:rPr>
          <w:rStyle w:val="normaltextrun"/>
          <w:i/>
          <w:iCs/>
          <w:color w:val="000000"/>
          <w:u w:val="single"/>
          <w:shd w:val="clear" w:color="auto" w:fill="FFFFFF"/>
        </w:rPr>
        <w:t>Le</w:t>
      </w:r>
      <w:r w:rsidR="00A542BB" w:rsidRPr="00E0578D">
        <w:rPr>
          <w:rStyle w:val="normaltextrun"/>
          <w:i/>
          <w:iCs/>
          <w:color w:val="000000"/>
          <w:u w:val="single"/>
          <w:shd w:val="clear" w:color="auto" w:fill="FFFFFF"/>
        </w:rPr>
        <w:t xml:space="preserve"> </w:t>
      </w:r>
      <w:r w:rsidRPr="00E0578D">
        <w:rPr>
          <w:rStyle w:val="normaltextrun"/>
          <w:i/>
          <w:iCs/>
          <w:color w:val="000000"/>
          <w:u w:val="single"/>
          <w:shd w:val="clear" w:color="auto" w:fill="FFFFFF"/>
        </w:rPr>
        <w:t>radiologue</w:t>
      </w:r>
      <w:r w:rsidR="00E0578D">
        <w:rPr>
          <w:rStyle w:val="normaltextrun"/>
          <w:color w:val="000000"/>
          <w:shd w:val="clear" w:color="auto" w:fill="FFFFFF"/>
        </w:rPr>
        <w:t xml:space="preserve"> : </w:t>
      </w:r>
      <w:r>
        <w:rPr>
          <w:rStyle w:val="normaltextrun"/>
          <w:color w:val="000000"/>
          <w:shd w:val="clear" w:color="auto" w:fill="FFFFFF"/>
        </w:rPr>
        <w:t>qui va utiliser la plateforme (gestion des patients et</w:t>
      </w:r>
      <w:r w:rsidR="00CA4ACA">
        <w:rPr>
          <w:rStyle w:val="normaltextrun"/>
          <w:color w:val="000000"/>
          <w:shd w:val="clear" w:color="auto" w:fill="FFFFFF"/>
        </w:rPr>
        <w:t xml:space="preserve"> des</w:t>
      </w:r>
      <w:r>
        <w:rPr>
          <w:rStyle w:val="normaltextrun"/>
          <w:color w:val="000000"/>
          <w:shd w:val="clear" w:color="auto" w:fill="FFFFFF"/>
        </w:rPr>
        <w:t xml:space="preserve"> examens)</w:t>
      </w:r>
    </w:p>
    <w:p w14:paraId="1959DB5C" w14:textId="171C6B01" w:rsidR="00FB5990" w:rsidRDefault="0011064A" w:rsidP="00AC10A5">
      <w:pPr>
        <w:pStyle w:val="Corpsdetexte"/>
        <w:numPr>
          <w:ilvl w:val="0"/>
          <w:numId w:val="8"/>
        </w:numPr>
        <w:spacing w:before="160" w:line="360" w:lineRule="auto"/>
        <w:ind w:right="454"/>
        <w:jc w:val="both"/>
        <w:rPr>
          <w:rStyle w:val="normaltextrun"/>
          <w:color w:val="000000"/>
          <w:shd w:val="clear" w:color="auto" w:fill="FFFFFF"/>
        </w:rPr>
      </w:pPr>
      <w:r w:rsidRPr="00E0578D">
        <w:rPr>
          <w:rStyle w:val="normaltextrun"/>
          <w:i/>
          <w:iCs/>
          <w:color w:val="000000"/>
          <w:u w:val="single"/>
          <w:shd w:val="clear" w:color="auto" w:fill="FFFFFF"/>
        </w:rPr>
        <w:t>L’administrateur</w:t>
      </w:r>
      <w:r w:rsidR="00E0578D">
        <w:rPr>
          <w:rStyle w:val="normaltextrun"/>
          <w:color w:val="000000"/>
          <w:shd w:val="clear" w:color="auto" w:fill="FFFFFF"/>
        </w:rPr>
        <w:t xml:space="preserve"> : </w:t>
      </w:r>
      <w:r>
        <w:rPr>
          <w:rStyle w:val="normaltextrun"/>
          <w:color w:val="000000"/>
          <w:shd w:val="clear" w:color="auto" w:fill="FFFFFF"/>
        </w:rPr>
        <w:t>qui va s’occuper des visiteurs de la plateforme (gestion des comptes)</w:t>
      </w:r>
    </w:p>
    <w:p w14:paraId="69771DEA" w14:textId="77777777" w:rsidR="0011064A" w:rsidRDefault="0011064A" w:rsidP="0011064A">
      <w:pPr>
        <w:pStyle w:val="Corpsdetexte"/>
        <w:spacing w:before="160" w:line="360" w:lineRule="auto"/>
        <w:ind w:right="454"/>
        <w:jc w:val="both"/>
        <w:rPr>
          <w:rStyle w:val="normaltextrun"/>
          <w:color w:val="000000"/>
          <w:shd w:val="clear" w:color="auto" w:fill="FFFFFF"/>
        </w:rPr>
      </w:pPr>
    </w:p>
    <w:p w14:paraId="2E260415" w14:textId="395EF542" w:rsidR="001B28F2" w:rsidRPr="00E0578D" w:rsidRDefault="007809B0" w:rsidP="00E0578D">
      <w:pPr>
        <w:pStyle w:val="Titre3"/>
        <w:numPr>
          <w:ilvl w:val="1"/>
          <w:numId w:val="2"/>
        </w:numPr>
        <w:tabs>
          <w:tab w:val="left" w:pos="962"/>
        </w:tabs>
        <w:spacing w:before="227"/>
        <w:ind w:hanging="525"/>
      </w:pPr>
      <w:bookmarkStart w:id="155" w:name="_Toc45213942"/>
      <w:bookmarkStart w:id="156" w:name="_Toc45355118"/>
      <w:r>
        <w:t xml:space="preserve">Diagramme </w:t>
      </w:r>
      <w:r w:rsidRPr="00E0578D">
        <w:t xml:space="preserve">de </w:t>
      </w:r>
      <w:bookmarkStart w:id="157" w:name="_Hlk43843872"/>
      <w:r w:rsidRPr="00E0578D">
        <w:t xml:space="preserve">cas </w:t>
      </w:r>
      <w:bookmarkEnd w:id="155"/>
      <w:bookmarkEnd w:id="157"/>
      <w:r w:rsidR="00E0578D" w:rsidRPr="00E0578D">
        <w:t>d’utilisation global</w:t>
      </w:r>
      <w:bookmarkEnd w:id="156"/>
    </w:p>
    <w:p w14:paraId="0DE79A24" w14:textId="03EB0149" w:rsidR="00BE798A" w:rsidRDefault="00D22BA4" w:rsidP="00764181">
      <w:pPr>
        <w:pStyle w:val="Corpsdetexte"/>
        <w:spacing w:before="160" w:line="360" w:lineRule="auto"/>
        <w:ind w:left="438" w:right="454"/>
        <w:jc w:val="both"/>
        <w:rPr>
          <w:rStyle w:val="normaltextrun"/>
          <w:color w:val="000000"/>
          <w:shd w:val="clear" w:color="auto" w:fill="FFFFFF"/>
        </w:rPr>
      </w:pPr>
      <w:r w:rsidRPr="00A542BB">
        <w:rPr>
          <w:rStyle w:val="normaltextrun"/>
          <w:color w:val="000000"/>
          <w:shd w:val="clear" w:color="auto" w:fill="FFFFFF"/>
        </w:rPr>
        <w:t>Ce</w:t>
      </w:r>
      <w:r w:rsidR="00764181" w:rsidRPr="00A542BB">
        <w:rPr>
          <w:rStyle w:val="normaltextrun"/>
          <w:color w:val="000000"/>
          <w:shd w:val="clear" w:color="auto" w:fill="FFFFFF"/>
        </w:rPr>
        <w:t xml:space="preserve"> diagramme regroupe tous les cas d’utilisation de base pour avoir une vue globale du fonctionnement d</w:t>
      </w:r>
      <w:r w:rsidR="00570E39">
        <w:rPr>
          <w:rStyle w:val="normaltextrun"/>
          <w:color w:val="000000"/>
          <w:shd w:val="clear" w:color="auto" w:fill="FFFFFF"/>
        </w:rPr>
        <w:t>e l’application.</w:t>
      </w:r>
    </w:p>
    <w:p w14:paraId="1E6B9D2D" w14:textId="37788E6C" w:rsidR="00570E39" w:rsidRDefault="00B873E7" w:rsidP="00B3112E">
      <w:pPr>
        <w:pStyle w:val="Corpsdetexte"/>
        <w:keepNext/>
        <w:spacing w:before="160" w:line="360" w:lineRule="auto"/>
        <w:ind w:left="438" w:right="454"/>
      </w:pPr>
      <w:commentRangeStart w:id="158"/>
      <w:r>
        <w:rPr>
          <w:noProof/>
          <w:lang w:eastAsia="fr-FR"/>
        </w:rPr>
        <w:drawing>
          <wp:inline distT="0" distB="0" distL="0" distR="0" wp14:anchorId="74EC0A8F" wp14:editId="07E28992">
            <wp:extent cx="6371629" cy="41719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6390459" cy="4184279"/>
                    </a:xfrm>
                    <a:prstGeom prst="rect">
                      <a:avLst/>
                    </a:prstGeom>
                  </pic:spPr>
                </pic:pic>
              </a:graphicData>
            </a:graphic>
          </wp:inline>
        </w:drawing>
      </w:r>
      <w:commentRangeEnd w:id="158"/>
      <w:r w:rsidR="0029311E">
        <w:rPr>
          <w:rStyle w:val="Marquedecommentaire"/>
        </w:rPr>
        <w:commentReference w:id="158"/>
      </w:r>
    </w:p>
    <w:p w14:paraId="644C6460" w14:textId="2D892E8F" w:rsidR="00570E39" w:rsidRPr="00570E39" w:rsidRDefault="00570E39" w:rsidP="00570E39">
      <w:pPr>
        <w:pStyle w:val="Lgende"/>
        <w:jc w:val="center"/>
        <w:rPr>
          <w:color w:val="000000" w:themeColor="text1"/>
          <w:sz w:val="24"/>
          <w:szCs w:val="24"/>
        </w:rPr>
      </w:pPr>
      <w:bookmarkStart w:id="159" w:name="_Toc45315474"/>
      <w:r w:rsidRPr="00570E39">
        <w:rPr>
          <w:color w:val="000000" w:themeColor="text1"/>
          <w:sz w:val="24"/>
          <w:szCs w:val="24"/>
        </w:rPr>
        <w:t xml:space="preserve">Figure </w:t>
      </w:r>
      <w:r w:rsidRPr="00570E39">
        <w:rPr>
          <w:color w:val="000000" w:themeColor="text1"/>
          <w:sz w:val="24"/>
          <w:szCs w:val="24"/>
        </w:rPr>
        <w:fldChar w:fldCharType="begin"/>
      </w:r>
      <w:r w:rsidRPr="00570E39">
        <w:rPr>
          <w:color w:val="000000" w:themeColor="text1"/>
          <w:sz w:val="24"/>
          <w:szCs w:val="24"/>
        </w:rPr>
        <w:instrText xml:space="preserve"> SEQ Figure \* ARABIC </w:instrText>
      </w:r>
      <w:r w:rsidRPr="00570E39">
        <w:rPr>
          <w:color w:val="000000" w:themeColor="text1"/>
          <w:sz w:val="24"/>
          <w:szCs w:val="24"/>
        </w:rPr>
        <w:fldChar w:fldCharType="separate"/>
      </w:r>
      <w:r w:rsidR="003316D6">
        <w:rPr>
          <w:noProof/>
          <w:color w:val="000000" w:themeColor="text1"/>
          <w:sz w:val="24"/>
          <w:szCs w:val="24"/>
        </w:rPr>
        <w:t>14</w:t>
      </w:r>
      <w:r w:rsidRPr="00570E39">
        <w:rPr>
          <w:color w:val="000000" w:themeColor="text1"/>
          <w:sz w:val="24"/>
          <w:szCs w:val="24"/>
        </w:rPr>
        <w:fldChar w:fldCharType="end"/>
      </w:r>
      <w:r w:rsidRPr="00570E39">
        <w:rPr>
          <w:color w:val="000000" w:themeColor="text1"/>
          <w:sz w:val="24"/>
          <w:szCs w:val="24"/>
        </w:rPr>
        <w:t> : diagramme de cas d’</w:t>
      </w:r>
      <w:r w:rsidR="00D178A2" w:rsidRPr="00570E39">
        <w:rPr>
          <w:color w:val="000000" w:themeColor="text1"/>
          <w:sz w:val="24"/>
          <w:szCs w:val="24"/>
        </w:rPr>
        <w:t>utilisation</w:t>
      </w:r>
      <w:r w:rsidR="00C524CC">
        <w:rPr>
          <w:color w:val="000000" w:themeColor="text1"/>
          <w:sz w:val="24"/>
          <w:szCs w:val="24"/>
        </w:rPr>
        <w:t xml:space="preserve"> global</w:t>
      </w:r>
      <w:bookmarkEnd w:id="159"/>
    </w:p>
    <w:p w14:paraId="4886F9B6" w14:textId="6724CBAF" w:rsidR="00BC1590" w:rsidRDefault="00BC1590" w:rsidP="00BE798A">
      <w:pPr>
        <w:pStyle w:val="Corpsdetexte"/>
        <w:spacing w:before="160" w:line="360" w:lineRule="auto"/>
        <w:ind w:left="438" w:right="454"/>
        <w:jc w:val="center"/>
        <w:rPr>
          <w:rStyle w:val="normaltextrun"/>
          <w:color w:val="000000"/>
          <w:shd w:val="clear" w:color="auto" w:fill="FFFFFF"/>
        </w:rPr>
      </w:pPr>
    </w:p>
    <w:p w14:paraId="09A6E154" w14:textId="77777777" w:rsidR="008363FF" w:rsidRDefault="008363FF" w:rsidP="00BE798A">
      <w:pPr>
        <w:pStyle w:val="Corpsdetexte"/>
        <w:spacing w:before="160" w:line="360" w:lineRule="auto"/>
        <w:ind w:left="438" w:right="454"/>
        <w:jc w:val="center"/>
        <w:rPr>
          <w:rStyle w:val="normaltextrun"/>
          <w:color w:val="000000"/>
          <w:shd w:val="clear" w:color="auto" w:fill="FFFFFF"/>
        </w:rPr>
      </w:pPr>
    </w:p>
    <w:p w14:paraId="2E77EFDD" w14:textId="1313A697" w:rsidR="00A83268" w:rsidRDefault="00B3112E" w:rsidP="00B3112E">
      <w:pPr>
        <w:pStyle w:val="Titre3"/>
        <w:numPr>
          <w:ilvl w:val="1"/>
          <w:numId w:val="2"/>
        </w:numPr>
        <w:tabs>
          <w:tab w:val="left" w:pos="962"/>
        </w:tabs>
        <w:spacing w:before="227"/>
        <w:ind w:hanging="525"/>
      </w:pPr>
      <w:bookmarkStart w:id="160" w:name="_Toc45355119"/>
      <w:r w:rsidRPr="00B3112E">
        <w:lastRenderedPageBreak/>
        <w:t xml:space="preserve">Raffinement de cas </w:t>
      </w:r>
      <w:r w:rsidR="00305C50">
        <w:t>d’</w:t>
      </w:r>
      <w:r w:rsidRPr="00B3112E">
        <w:t xml:space="preserve">utilisation </w:t>
      </w:r>
      <w:r w:rsidR="00305C50">
        <w:t>« Gérer les examens »</w:t>
      </w:r>
      <w:bookmarkEnd w:id="160"/>
    </w:p>
    <w:p w14:paraId="73EA9B0F" w14:textId="04B762B9" w:rsidR="006215F9" w:rsidRDefault="006215F9" w:rsidP="006215F9">
      <w:pPr>
        <w:pStyle w:val="Corpsdetexte"/>
        <w:spacing w:before="160" w:line="360" w:lineRule="auto"/>
        <w:ind w:left="438" w:right="454"/>
        <w:jc w:val="both"/>
      </w:pPr>
      <w:r>
        <w:t xml:space="preserve">Le cas d’utilisation « Gérer les examens » est </w:t>
      </w:r>
      <w:r w:rsidR="00E65394">
        <w:t>le cas</w:t>
      </w:r>
      <w:r>
        <w:t xml:space="preserve"> d’utilisation primordial pour ce projet, pour cela on va l’étudier avec détails</w:t>
      </w:r>
      <w:r w:rsidR="00E07EBE">
        <w:t>.</w:t>
      </w:r>
    </w:p>
    <w:p w14:paraId="0A530B1B" w14:textId="77777777" w:rsidR="0075352F" w:rsidRDefault="0075352F" w:rsidP="006215F9">
      <w:pPr>
        <w:pStyle w:val="Corpsdetexte"/>
        <w:spacing w:before="160" w:line="360" w:lineRule="auto"/>
        <w:ind w:left="438" w:right="454"/>
        <w:jc w:val="both"/>
      </w:pPr>
    </w:p>
    <w:p w14:paraId="3440D34B" w14:textId="2EDDD19E" w:rsidR="007E7869" w:rsidRDefault="007E7869" w:rsidP="007C3849">
      <w:pPr>
        <w:pStyle w:val="Titre4"/>
        <w:tabs>
          <w:tab w:val="left" w:pos="962"/>
          <w:tab w:val="left" w:pos="1082"/>
        </w:tabs>
        <w:spacing w:before="207"/>
        <w:ind w:left="438" w:firstLine="0"/>
      </w:pPr>
      <w:bookmarkStart w:id="161" w:name="_Toc45355120"/>
      <w:r w:rsidRPr="007C3849">
        <w:t>3.3.1. Diagramme de raffinement</w:t>
      </w:r>
      <w:bookmarkEnd w:id="161"/>
    </w:p>
    <w:p w14:paraId="0EBF66D4" w14:textId="77777777" w:rsidR="0075352F" w:rsidRPr="007C3849" w:rsidRDefault="0075352F" w:rsidP="007C3849">
      <w:pPr>
        <w:pStyle w:val="Titre4"/>
        <w:tabs>
          <w:tab w:val="left" w:pos="962"/>
          <w:tab w:val="left" w:pos="1082"/>
        </w:tabs>
        <w:spacing w:before="207"/>
        <w:ind w:left="438" w:firstLine="0"/>
      </w:pPr>
    </w:p>
    <w:p w14:paraId="49DCFFCB" w14:textId="77777777" w:rsidR="007C3849" w:rsidRDefault="007C3849" w:rsidP="00D42CD5">
      <w:r>
        <w:rPr>
          <w:noProof/>
          <w:lang w:eastAsia="fr-FR"/>
        </w:rPr>
        <w:drawing>
          <wp:inline distT="0" distB="0" distL="0" distR="0" wp14:anchorId="58A9597A" wp14:editId="5596FE18">
            <wp:extent cx="6330950" cy="5264150"/>
            <wp:effectExtent l="0" t="0" r="0" b="0"/>
            <wp:docPr id="28" name="Image 2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ff1.PNG"/>
                    <pic:cNvPicPr/>
                  </pic:nvPicPr>
                  <pic:blipFill>
                    <a:blip r:embed="rId47">
                      <a:extLst>
                        <a:ext uri="{28A0092B-C50C-407E-A947-70E740481C1C}">
                          <a14:useLocalDpi xmlns:a14="http://schemas.microsoft.com/office/drawing/2010/main" val="0"/>
                        </a:ext>
                      </a:extLst>
                    </a:blip>
                    <a:stretch>
                      <a:fillRect/>
                    </a:stretch>
                  </pic:blipFill>
                  <pic:spPr>
                    <a:xfrm>
                      <a:off x="0" y="0"/>
                      <a:ext cx="6330950" cy="5264150"/>
                    </a:xfrm>
                    <a:prstGeom prst="rect">
                      <a:avLst/>
                    </a:prstGeom>
                  </pic:spPr>
                </pic:pic>
              </a:graphicData>
            </a:graphic>
          </wp:inline>
        </w:drawing>
      </w:r>
    </w:p>
    <w:p w14:paraId="0F6B0FAC" w14:textId="77777777" w:rsidR="0075352F" w:rsidRDefault="0075352F" w:rsidP="007C3849">
      <w:pPr>
        <w:pStyle w:val="Lgende"/>
        <w:jc w:val="center"/>
        <w:rPr>
          <w:color w:val="000000" w:themeColor="text1"/>
          <w:sz w:val="24"/>
          <w:szCs w:val="24"/>
        </w:rPr>
      </w:pPr>
    </w:p>
    <w:p w14:paraId="507E9526" w14:textId="277D8385" w:rsidR="007C3849" w:rsidRPr="007C3849" w:rsidRDefault="007C3849" w:rsidP="007C3849">
      <w:pPr>
        <w:pStyle w:val="Lgende"/>
        <w:jc w:val="center"/>
        <w:rPr>
          <w:color w:val="000000" w:themeColor="text1"/>
          <w:sz w:val="24"/>
          <w:szCs w:val="24"/>
        </w:rPr>
      </w:pPr>
      <w:bookmarkStart w:id="162" w:name="_Toc45315475"/>
      <w:r w:rsidRPr="007C3849">
        <w:rPr>
          <w:color w:val="000000" w:themeColor="text1"/>
          <w:sz w:val="24"/>
          <w:szCs w:val="24"/>
        </w:rPr>
        <w:t xml:space="preserve">Figure </w:t>
      </w:r>
      <w:r w:rsidRPr="007C3849">
        <w:rPr>
          <w:color w:val="000000" w:themeColor="text1"/>
          <w:sz w:val="24"/>
          <w:szCs w:val="24"/>
        </w:rPr>
        <w:fldChar w:fldCharType="begin"/>
      </w:r>
      <w:r w:rsidRPr="007C3849">
        <w:rPr>
          <w:color w:val="000000" w:themeColor="text1"/>
          <w:sz w:val="24"/>
          <w:szCs w:val="24"/>
        </w:rPr>
        <w:instrText xml:space="preserve"> SEQ Figure \* ARABIC </w:instrText>
      </w:r>
      <w:r w:rsidRPr="007C3849">
        <w:rPr>
          <w:color w:val="000000" w:themeColor="text1"/>
          <w:sz w:val="24"/>
          <w:szCs w:val="24"/>
        </w:rPr>
        <w:fldChar w:fldCharType="separate"/>
      </w:r>
      <w:r w:rsidR="003316D6">
        <w:rPr>
          <w:noProof/>
          <w:color w:val="000000" w:themeColor="text1"/>
          <w:sz w:val="24"/>
          <w:szCs w:val="24"/>
        </w:rPr>
        <w:t>15</w:t>
      </w:r>
      <w:r w:rsidRPr="007C3849">
        <w:rPr>
          <w:color w:val="000000" w:themeColor="text1"/>
          <w:sz w:val="24"/>
          <w:szCs w:val="24"/>
        </w:rPr>
        <w:fldChar w:fldCharType="end"/>
      </w:r>
      <w:r w:rsidRPr="007C3849">
        <w:rPr>
          <w:color w:val="000000" w:themeColor="text1"/>
          <w:sz w:val="24"/>
          <w:szCs w:val="24"/>
        </w:rPr>
        <w:t> : diagramme de raffinement de cas d’utilisation « Gérer les examens »</w:t>
      </w:r>
      <w:bookmarkEnd w:id="162"/>
    </w:p>
    <w:p w14:paraId="4F6ECA96" w14:textId="0EA51480" w:rsidR="008D7069" w:rsidRDefault="008D7069" w:rsidP="006215F9">
      <w:pPr>
        <w:pStyle w:val="Corpsdetexte"/>
        <w:spacing w:before="160" w:line="360" w:lineRule="auto"/>
        <w:ind w:left="438" w:right="454"/>
        <w:jc w:val="both"/>
        <w:rPr>
          <w:rStyle w:val="normaltextrun"/>
          <w:color w:val="000000"/>
          <w:shd w:val="clear" w:color="auto" w:fill="FFFFFF"/>
        </w:rPr>
      </w:pPr>
    </w:p>
    <w:p w14:paraId="6E102872" w14:textId="7CEC9539" w:rsidR="0075352F" w:rsidRDefault="0075352F" w:rsidP="0075352F">
      <w:pPr>
        <w:rPr>
          <w:rStyle w:val="normaltextrun"/>
          <w:color w:val="000000"/>
          <w:shd w:val="clear" w:color="auto" w:fill="FFFFFF"/>
        </w:rPr>
      </w:pPr>
    </w:p>
    <w:p w14:paraId="1B2596A2" w14:textId="276836DA" w:rsidR="0075352F" w:rsidRDefault="0075352F" w:rsidP="0075352F">
      <w:pPr>
        <w:rPr>
          <w:rStyle w:val="normaltextrun"/>
          <w:color w:val="000000"/>
          <w:shd w:val="clear" w:color="auto" w:fill="FFFFFF"/>
        </w:rPr>
      </w:pPr>
    </w:p>
    <w:p w14:paraId="640D2248" w14:textId="393DD0C0" w:rsidR="0075352F" w:rsidRDefault="0075352F" w:rsidP="0075352F">
      <w:pPr>
        <w:rPr>
          <w:rStyle w:val="normaltextrun"/>
          <w:color w:val="000000"/>
          <w:shd w:val="clear" w:color="auto" w:fill="FFFFFF"/>
        </w:rPr>
      </w:pPr>
    </w:p>
    <w:p w14:paraId="137E1E5C" w14:textId="77777777" w:rsidR="0075352F" w:rsidRDefault="0075352F" w:rsidP="0075352F">
      <w:pPr>
        <w:rPr>
          <w:rStyle w:val="normaltextrun"/>
          <w:color w:val="000000"/>
          <w:shd w:val="clear" w:color="auto" w:fill="FFFFFF"/>
        </w:rPr>
      </w:pPr>
    </w:p>
    <w:p w14:paraId="499B3894" w14:textId="6722BB5A" w:rsidR="007E7869" w:rsidRPr="000E572B" w:rsidRDefault="007E7869" w:rsidP="000E572B">
      <w:pPr>
        <w:pStyle w:val="Titre4"/>
        <w:tabs>
          <w:tab w:val="left" w:pos="962"/>
          <w:tab w:val="left" w:pos="1082"/>
        </w:tabs>
        <w:spacing w:before="207"/>
        <w:ind w:left="438" w:firstLine="0"/>
        <w:rPr>
          <w:rStyle w:val="normaltextrun"/>
        </w:rPr>
      </w:pPr>
      <w:bookmarkStart w:id="163" w:name="_Toc45355121"/>
      <w:r w:rsidRPr="007C3849">
        <w:lastRenderedPageBreak/>
        <w:t>3.3.</w:t>
      </w:r>
      <w:r w:rsidR="008D7069" w:rsidRPr="007C3849">
        <w:t>2. Description</w:t>
      </w:r>
      <w:r w:rsidRPr="007C3849">
        <w:t xml:space="preserve"> textuelle</w:t>
      </w:r>
      <w:bookmarkEnd w:id="163"/>
      <w:r w:rsidRPr="007C3849">
        <w:t xml:space="preserve"> </w:t>
      </w:r>
    </w:p>
    <w:p w14:paraId="62D6545D" w14:textId="360AE872" w:rsidR="007E7869" w:rsidRPr="007C3849" w:rsidRDefault="007E7869" w:rsidP="00AC10A5">
      <w:pPr>
        <w:pStyle w:val="Corpsdetexte"/>
        <w:numPr>
          <w:ilvl w:val="0"/>
          <w:numId w:val="8"/>
        </w:numPr>
        <w:spacing w:before="160" w:line="360" w:lineRule="auto"/>
        <w:ind w:right="454"/>
        <w:jc w:val="both"/>
        <w:rPr>
          <w:rStyle w:val="normaltextrun"/>
          <w:color w:val="000000"/>
          <w:shd w:val="clear" w:color="auto" w:fill="FFFFFF"/>
        </w:rPr>
      </w:pPr>
      <w:r w:rsidRPr="000E572B">
        <w:rPr>
          <w:rStyle w:val="normaltextrun"/>
          <w:i/>
          <w:iCs/>
          <w:color w:val="000000"/>
          <w:u w:val="single"/>
          <w:shd w:val="clear" w:color="auto" w:fill="FFFFFF"/>
        </w:rPr>
        <w:t>Acteur</w:t>
      </w:r>
      <w:r w:rsidR="000E572B">
        <w:rPr>
          <w:rStyle w:val="normaltextrun"/>
          <w:color w:val="000000"/>
          <w:shd w:val="clear" w:color="auto" w:fill="FFFFFF"/>
        </w:rPr>
        <w:t> :</w:t>
      </w:r>
      <w:r w:rsidRPr="007C3849">
        <w:rPr>
          <w:rStyle w:val="normaltextrun"/>
          <w:color w:val="000000"/>
          <w:shd w:val="clear" w:color="auto" w:fill="FFFFFF"/>
        </w:rPr>
        <w:t> </w:t>
      </w:r>
      <w:r w:rsidR="00981520">
        <w:rPr>
          <w:rStyle w:val="normaltextrun"/>
          <w:color w:val="000000"/>
          <w:shd w:val="clear" w:color="auto" w:fill="FFFFFF"/>
        </w:rPr>
        <w:t>radiologue</w:t>
      </w:r>
    </w:p>
    <w:p w14:paraId="536F6261" w14:textId="708F951A" w:rsidR="007E7869" w:rsidRPr="007C3849" w:rsidRDefault="000E572B" w:rsidP="00AC10A5">
      <w:pPr>
        <w:pStyle w:val="Corpsdetexte"/>
        <w:numPr>
          <w:ilvl w:val="0"/>
          <w:numId w:val="8"/>
        </w:numPr>
        <w:spacing w:before="160" w:line="360" w:lineRule="auto"/>
        <w:ind w:right="454"/>
        <w:jc w:val="both"/>
        <w:rPr>
          <w:rStyle w:val="normaltextrun"/>
          <w:color w:val="000000"/>
          <w:shd w:val="clear" w:color="auto" w:fill="FFFFFF"/>
        </w:rPr>
      </w:pPr>
      <w:r w:rsidRPr="000E572B">
        <w:rPr>
          <w:rStyle w:val="normaltextrun"/>
          <w:i/>
          <w:iCs/>
          <w:color w:val="000000"/>
          <w:u w:val="single"/>
          <w:shd w:val="clear" w:color="auto" w:fill="FFFFFF"/>
        </w:rPr>
        <w:t>Précondition</w:t>
      </w:r>
      <w:r>
        <w:rPr>
          <w:rStyle w:val="normaltextrun"/>
          <w:color w:val="000000"/>
          <w:shd w:val="clear" w:color="auto" w:fill="FFFFFF"/>
        </w:rPr>
        <w:t xml:space="preserve"> : </w:t>
      </w:r>
      <w:r w:rsidR="00106EAA">
        <w:rPr>
          <w:rStyle w:val="normaltextrun"/>
          <w:color w:val="000000"/>
          <w:shd w:val="clear" w:color="auto" w:fill="FFFFFF"/>
        </w:rPr>
        <w:t>le radiologue doit tout d’abord s’authentifier</w:t>
      </w:r>
    </w:p>
    <w:p w14:paraId="731E00F9" w14:textId="4C5668DF" w:rsidR="007E7869" w:rsidRDefault="000E572B" w:rsidP="00AC10A5">
      <w:pPr>
        <w:pStyle w:val="Corpsdetexte"/>
        <w:numPr>
          <w:ilvl w:val="0"/>
          <w:numId w:val="8"/>
        </w:numPr>
        <w:spacing w:before="160" w:line="360" w:lineRule="auto"/>
        <w:ind w:right="454"/>
        <w:jc w:val="both"/>
        <w:rPr>
          <w:rStyle w:val="normaltextrun"/>
          <w:color w:val="000000"/>
          <w:shd w:val="clear" w:color="auto" w:fill="FFFFFF"/>
        </w:rPr>
      </w:pPr>
      <w:proofErr w:type="spellStart"/>
      <w:r w:rsidRPr="000E572B">
        <w:rPr>
          <w:rStyle w:val="normaltextrun"/>
          <w:i/>
          <w:iCs/>
          <w:color w:val="000000"/>
          <w:u w:val="single"/>
          <w:shd w:val="clear" w:color="auto" w:fill="FFFFFF"/>
        </w:rPr>
        <w:t>Postcondition</w:t>
      </w:r>
      <w:proofErr w:type="spellEnd"/>
      <w:r>
        <w:rPr>
          <w:rStyle w:val="normaltextrun"/>
          <w:color w:val="000000"/>
          <w:shd w:val="clear" w:color="auto" w:fill="FFFFFF"/>
        </w:rPr>
        <w:t xml:space="preserve"> : </w:t>
      </w:r>
      <w:r w:rsidR="00106EAA" w:rsidRPr="00106EAA">
        <w:rPr>
          <w:rStyle w:val="normaltextrun"/>
          <w:shd w:val="clear" w:color="auto" w:fill="FFFFFF"/>
        </w:rPr>
        <w:t xml:space="preserve">S'il y a des modifications concernant </w:t>
      </w:r>
      <w:r w:rsidR="00106EAA">
        <w:rPr>
          <w:rStyle w:val="normaltextrun"/>
          <w:shd w:val="clear" w:color="auto" w:fill="FFFFFF"/>
        </w:rPr>
        <w:t>les</w:t>
      </w:r>
      <w:r w:rsidR="00106EAA" w:rsidRPr="00106EAA">
        <w:rPr>
          <w:rStyle w:val="normaltextrun"/>
          <w:shd w:val="clear" w:color="auto" w:fill="FFFFFF"/>
        </w:rPr>
        <w:t xml:space="preserve"> </w:t>
      </w:r>
      <w:r w:rsidR="00106EAA">
        <w:rPr>
          <w:rStyle w:val="normaltextrun"/>
          <w:shd w:val="clear" w:color="auto" w:fill="FFFFFF"/>
        </w:rPr>
        <w:t>examens</w:t>
      </w:r>
      <w:r w:rsidR="00106EAA" w:rsidRPr="00106EAA">
        <w:rPr>
          <w:rStyle w:val="normaltextrun"/>
          <w:shd w:val="clear" w:color="auto" w:fill="FFFFFF"/>
        </w:rPr>
        <w:t xml:space="preserve"> elles sont enregistrées dans la base de données</w:t>
      </w:r>
    </w:p>
    <w:p w14:paraId="3FA68EC8" w14:textId="5B6CF1D1" w:rsidR="007E7869" w:rsidRPr="006215F9" w:rsidRDefault="007E7869" w:rsidP="00AC10A5">
      <w:pPr>
        <w:pStyle w:val="Corpsdetexte"/>
        <w:numPr>
          <w:ilvl w:val="0"/>
          <w:numId w:val="8"/>
        </w:numPr>
        <w:spacing w:before="160" w:line="360" w:lineRule="auto"/>
        <w:ind w:right="454"/>
        <w:jc w:val="both"/>
        <w:rPr>
          <w:rStyle w:val="normaltextrun"/>
          <w:i/>
          <w:iCs/>
          <w:color w:val="000000"/>
          <w:u w:val="single"/>
          <w:shd w:val="clear" w:color="auto" w:fill="FFFFFF"/>
        </w:rPr>
      </w:pPr>
      <w:r w:rsidRPr="000E572B">
        <w:rPr>
          <w:rStyle w:val="normaltextrun"/>
          <w:i/>
          <w:iCs/>
          <w:color w:val="000000"/>
          <w:u w:val="single"/>
          <w:shd w:val="clear" w:color="auto" w:fill="FFFFFF"/>
        </w:rPr>
        <w:t>Scénario nominal</w:t>
      </w:r>
      <w:r w:rsidR="000E572B">
        <w:rPr>
          <w:rStyle w:val="normaltextrun"/>
          <w:i/>
          <w:iCs/>
          <w:color w:val="000000"/>
          <w:u w:val="single"/>
          <w:shd w:val="clear" w:color="auto" w:fill="FFFFFF"/>
        </w:rPr>
        <w:t> </w:t>
      </w:r>
      <w:r w:rsidR="000E572B">
        <w:rPr>
          <w:rStyle w:val="normaltextrun"/>
          <w:color w:val="000000"/>
          <w:shd w:val="clear" w:color="auto" w:fill="FFFFFF"/>
        </w:rPr>
        <w:t>:</w:t>
      </w:r>
    </w:p>
    <w:p w14:paraId="7D85C7E6" w14:textId="13F1CA2B" w:rsidR="006215F9" w:rsidRPr="00906BE3" w:rsidRDefault="0034478D"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Le système affiche la liste des examens</w:t>
      </w:r>
    </w:p>
    <w:p w14:paraId="5F33477A" w14:textId="5E1DFABC" w:rsidR="006215F9" w:rsidRDefault="0034478D"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w:t>
      </w:r>
      <w:r w:rsidR="00906BE3" w:rsidRPr="00906BE3">
        <w:rPr>
          <w:rStyle w:val="normaltextrun"/>
          <w:shd w:val="clear" w:color="auto" w:fill="FFFFFF"/>
        </w:rPr>
        <w:t>radiologue</w:t>
      </w:r>
      <w:r w:rsidRPr="00906BE3">
        <w:rPr>
          <w:rStyle w:val="normaltextrun"/>
          <w:shd w:val="clear" w:color="auto" w:fill="FFFFFF"/>
        </w:rPr>
        <w:t xml:space="preserve"> peut ajouter un nouvel examen</w:t>
      </w:r>
    </w:p>
    <w:p w14:paraId="3F28F1C3" w14:textId="2F2E6041" w:rsidR="00906BE3" w:rsidRPr="00906BE3" w:rsidRDefault="00906BE3"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radiologue peut supprimer </w:t>
      </w:r>
      <w:r>
        <w:rPr>
          <w:rStyle w:val="normaltextrun"/>
          <w:shd w:val="clear" w:color="auto" w:fill="FFFFFF"/>
        </w:rPr>
        <w:t>un examen</w:t>
      </w:r>
    </w:p>
    <w:p w14:paraId="1259FB5D" w14:textId="55615DCC" w:rsidR="0034478D" w:rsidRPr="00906BE3" w:rsidRDefault="00906BE3"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radiologue </w:t>
      </w:r>
      <w:r w:rsidR="0034478D" w:rsidRPr="00906BE3">
        <w:rPr>
          <w:rStyle w:val="normaltextrun"/>
          <w:shd w:val="clear" w:color="auto" w:fill="FFFFFF"/>
        </w:rPr>
        <w:t>peut modifier</w:t>
      </w:r>
      <w:r w:rsidR="00AC6D66">
        <w:rPr>
          <w:rStyle w:val="normaltextrun"/>
          <w:shd w:val="clear" w:color="auto" w:fill="FFFFFF"/>
        </w:rPr>
        <w:t xml:space="preserve"> un examen se trouvant dans la liste affichée</w:t>
      </w:r>
      <w:r>
        <w:rPr>
          <w:rStyle w:val="normaltextrun"/>
          <w:shd w:val="clear" w:color="auto" w:fill="FFFFFF"/>
        </w:rPr>
        <w:t> : il</w:t>
      </w:r>
      <w:r w:rsidR="0034478D" w:rsidRPr="00906BE3">
        <w:rPr>
          <w:rStyle w:val="normaltextrun"/>
          <w:shd w:val="clear" w:color="auto" w:fill="FFFFFF"/>
        </w:rPr>
        <w:t xml:space="preserve"> </w:t>
      </w:r>
      <w:r w:rsidRPr="00906BE3">
        <w:rPr>
          <w:rStyle w:val="normaltextrun"/>
          <w:shd w:val="clear" w:color="auto" w:fill="FFFFFF"/>
        </w:rPr>
        <w:t>saisit</w:t>
      </w:r>
      <w:r w:rsidR="0034478D" w:rsidRPr="00906BE3">
        <w:rPr>
          <w:rStyle w:val="normaltextrun"/>
          <w:shd w:val="clear" w:color="auto" w:fill="FFFFFF"/>
        </w:rPr>
        <w:t xml:space="preserve"> les nouvelles données</w:t>
      </w:r>
      <w:r>
        <w:rPr>
          <w:rStyle w:val="normaltextrun"/>
          <w:shd w:val="clear" w:color="auto" w:fill="FFFFFF"/>
        </w:rPr>
        <w:t xml:space="preserve"> et le</w:t>
      </w:r>
      <w:r w:rsidRPr="00906BE3">
        <w:rPr>
          <w:rStyle w:val="normaltextrun"/>
          <w:shd w:val="clear" w:color="auto" w:fill="FFFFFF"/>
        </w:rPr>
        <w:t xml:space="preserve"> système enregistre les nouvelles données</w:t>
      </w:r>
    </w:p>
    <w:p w14:paraId="70E772E2" w14:textId="74CD4744" w:rsidR="00981520" w:rsidRPr="00B8386B" w:rsidRDefault="007E7869" w:rsidP="00AC10A5">
      <w:pPr>
        <w:pStyle w:val="Corpsdetexte"/>
        <w:numPr>
          <w:ilvl w:val="0"/>
          <w:numId w:val="8"/>
        </w:numPr>
        <w:spacing w:before="160" w:line="360" w:lineRule="auto"/>
        <w:ind w:right="454"/>
        <w:jc w:val="both"/>
        <w:rPr>
          <w:rStyle w:val="normaltextrun"/>
          <w:shd w:val="clear" w:color="auto" w:fill="FFFFFF"/>
        </w:rPr>
      </w:pPr>
      <w:r w:rsidRPr="00B8386B">
        <w:rPr>
          <w:rStyle w:val="normaltextrun"/>
          <w:i/>
          <w:iCs/>
          <w:color w:val="000000"/>
          <w:u w:val="single"/>
          <w:shd w:val="clear" w:color="auto" w:fill="FFFFFF"/>
        </w:rPr>
        <w:t> </w:t>
      </w:r>
      <w:r w:rsidR="00B8386B" w:rsidRPr="00B8386B">
        <w:rPr>
          <w:rStyle w:val="normaltextrun"/>
          <w:i/>
          <w:iCs/>
          <w:color w:val="000000"/>
          <w:u w:val="single"/>
          <w:shd w:val="clear" w:color="auto" w:fill="FFFFFF"/>
        </w:rPr>
        <w:t>Exception</w:t>
      </w:r>
      <w:r w:rsidR="00B8386B" w:rsidRPr="00B8386B">
        <w:rPr>
          <w:rStyle w:val="normaltextrun"/>
          <w:shd w:val="clear" w:color="auto" w:fill="FFFFFF"/>
        </w:rPr>
        <w:t xml:space="preserve"> :</w:t>
      </w:r>
      <w:r w:rsidR="00957BD2" w:rsidRPr="00B8386B">
        <w:rPr>
          <w:rStyle w:val="normaltextrun"/>
          <w:shd w:val="clear" w:color="auto" w:fill="FFFFFF"/>
        </w:rPr>
        <w:t xml:space="preserve"> </w:t>
      </w:r>
      <w:r w:rsidR="00B8386B">
        <w:rPr>
          <w:rStyle w:val="normaltextrun"/>
          <w:shd w:val="clear" w:color="auto" w:fill="FFFFFF"/>
        </w:rPr>
        <w:t>u</w:t>
      </w:r>
      <w:r w:rsidR="00B8386B" w:rsidRPr="00B8386B">
        <w:rPr>
          <w:rStyle w:val="normaltextrun"/>
          <w:shd w:val="clear" w:color="auto" w:fill="FFFFFF"/>
        </w:rPr>
        <w:t>n message d'erreur est affiché le cas échéan</w:t>
      </w:r>
      <w:r w:rsidR="00B8386B">
        <w:rPr>
          <w:rStyle w:val="normaltextrun"/>
          <w:shd w:val="clear" w:color="auto" w:fill="FFFFFF"/>
        </w:rPr>
        <w:t>t</w:t>
      </w:r>
    </w:p>
    <w:p w14:paraId="27BFB577" w14:textId="23B712EA" w:rsidR="00391620" w:rsidRDefault="00391620" w:rsidP="00B8386B">
      <w:pPr>
        <w:pStyle w:val="Corpsdetexte"/>
        <w:spacing w:before="160" w:line="360" w:lineRule="auto"/>
        <w:ind w:left="1158" w:right="454"/>
        <w:jc w:val="both"/>
        <w:rPr>
          <w:rStyle w:val="normaltextrun"/>
          <w:i/>
          <w:iCs/>
          <w:color w:val="000000"/>
          <w:u w:val="single"/>
          <w:shd w:val="clear" w:color="auto" w:fill="FFFFFF"/>
        </w:rPr>
      </w:pPr>
    </w:p>
    <w:p w14:paraId="415D6B1B" w14:textId="6E64517A"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96A4E4" w14:textId="0B7A541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6EF8F761" w14:textId="11D1167F"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D58CD65" w14:textId="79053945"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5872FC28" w14:textId="05CA055B"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323C35B2" w14:textId="417F3F9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49B7B549" w14:textId="29255D1D"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71E160" w14:textId="19796E1E"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62823B08" w14:textId="6E9D07F6"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475FF5" w14:textId="2B524F23"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0FB2AC76" w14:textId="6906213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2B357D7F" w14:textId="44FE9C7F"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76C69AEF" w14:textId="77777777" w:rsidR="00746868" w:rsidRPr="00B8386B" w:rsidRDefault="00746868" w:rsidP="00746868">
      <w:pPr>
        <w:rPr>
          <w:rStyle w:val="normaltextrun"/>
          <w:i/>
          <w:iCs/>
          <w:color w:val="000000"/>
          <w:u w:val="single"/>
          <w:shd w:val="clear" w:color="auto" w:fill="FFFFFF"/>
        </w:rPr>
      </w:pPr>
    </w:p>
    <w:p w14:paraId="0BD742C2" w14:textId="4C2A9DD2" w:rsidR="00D518DC" w:rsidRDefault="00D518DC" w:rsidP="00D518DC">
      <w:pPr>
        <w:pStyle w:val="Titre3"/>
        <w:numPr>
          <w:ilvl w:val="1"/>
          <w:numId w:val="2"/>
        </w:numPr>
        <w:tabs>
          <w:tab w:val="left" w:pos="962"/>
        </w:tabs>
        <w:spacing w:before="227"/>
        <w:ind w:hanging="525"/>
      </w:pPr>
      <w:bookmarkStart w:id="164" w:name="_Toc45355122"/>
      <w:r w:rsidRPr="00B3112E">
        <w:t xml:space="preserve">Raffinement de cas </w:t>
      </w:r>
      <w:r>
        <w:t>d’</w:t>
      </w:r>
      <w:r w:rsidRPr="00B3112E">
        <w:t xml:space="preserve">utilisation </w:t>
      </w:r>
      <w:r>
        <w:t>« Ajouter un examen »</w:t>
      </w:r>
      <w:bookmarkEnd w:id="164"/>
    </w:p>
    <w:p w14:paraId="17D0F9E9" w14:textId="27025EF8" w:rsidR="008B4E55" w:rsidRDefault="008B4E55" w:rsidP="008B4E55">
      <w:pPr>
        <w:pStyle w:val="Corpsdetexte"/>
        <w:spacing w:before="160" w:line="360" w:lineRule="auto"/>
        <w:ind w:left="438" w:right="454"/>
        <w:jc w:val="both"/>
        <w:rPr>
          <w:rStyle w:val="normaltextrun"/>
          <w:color w:val="000000"/>
          <w:shd w:val="clear" w:color="auto" w:fill="FFFFFF"/>
        </w:rPr>
      </w:pPr>
      <w:r>
        <w:rPr>
          <w:rStyle w:val="normaltextrun"/>
          <w:color w:val="000000"/>
          <w:shd w:val="clear" w:color="auto" w:fill="FFFFFF"/>
        </w:rPr>
        <w:t xml:space="preserve">Le cas d’utilisation « Ajouter un examen » comporte des fonctionnalités diverses dans l’application, </w:t>
      </w:r>
      <w:r w:rsidRPr="00391620">
        <w:rPr>
          <w:rStyle w:val="normaltextrun"/>
          <w:color w:val="000000"/>
        </w:rPr>
        <w:t xml:space="preserve">à cet égard on </w:t>
      </w:r>
      <w:r>
        <w:rPr>
          <w:rStyle w:val="normaltextrun"/>
          <w:color w:val="000000"/>
          <w:shd w:val="clear" w:color="auto" w:fill="FFFFFF"/>
        </w:rPr>
        <w:t xml:space="preserve">va aller plus dans les détails. </w:t>
      </w:r>
    </w:p>
    <w:p w14:paraId="210212A2" w14:textId="77777777" w:rsidR="0075352F" w:rsidRDefault="0075352F" w:rsidP="008B4E55">
      <w:pPr>
        <w:pStyle w:val="Corpsdetexte"/>
        <w:spacing w:before="160" w:line="360" w:lineRule="auto"/>
        <w:ind w:left="438" w:right="454"/>
        <w:jc w:val="both"/>
        <w:rPr>
          <w:rStyle w:val="normaltextrun"/>
          <w:color w:val="000000"/>
          <w:shd w:val="clear" w:color="auto" w:fill="FFFFFF"/>
        </w:rPr>
      </w:pPr>
    </w:p>
    <w:p w14:paraId="27E64A3A" w14:textId="3F9AE190" w:rsidR="008B4E55" w:rsidRDefault="002C43F7" w:rsidP="00AC10A5">
      <w:pPr>
        <w:pStyle w:val="Titre4"/>
        <w:numPr>
          <w:ilvl w:val="2"/>
          <w:numId w:val="16"/>
        </w:numPr>
        <w:tabs>
          <w:tab w:val="left" w:pos="962"/>
          <w:tab w:val="left" w:pos="1082"/>
        </w:tabs>
        <w:spacing w:before="207"/>
      </w:pPr>
      <w:bookmarkStart w:id="165" w:name="_Toc45355123"/>
      <w:r w:rsidRPr="007C3849">
        <w:t>Diagramme</w:t>
      </w:r>
      <w:r w:rsidR="008B4E55" w:rsidRPr="007C3849">
        <w:t xml:space="preserve"> de raffinement</w:t>
      </w:r>
      <w:bookmarkEnd w:id="165"/>
    </w:p>
    <w:p w14:paraId="27B64061" w14:textId="77777777" w:rsidR="008B4E55" w:rsidRDefault="008B4E55" w:rsidP="008B4E55">
      <w:pPr>
        <w:pStyle w:val="Corpsdetexte"/>
        <w:keepNext/>
        <w:spacing w:before="160" w:line="360" w:lineRule="auto"/>
        <w:ind w:left="438" w:right="454"/>
        <w:jc w:val="both"/>
      </w:pPr>
      <w:commentRangeStart w:id="166"/>
      <w:r>
        <w:rPr>
          <w:noProof/>
          <w:color w:val="000000"/>
          <w:shd w:val="clear" w:color="auto" w:fill="FFFFFF"/>
          <w:lang w:eastAsia="fr-FR"/>
        </w:rPr>
        <w:drawing>
          <wp:inline distT="0" distB="0" distL="0" distR="0" wp14:anchorId="1329DF5B" wp14:editId="4F750F6C">
            <wp:extent cx="6058746" cy="430590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ff2.PNG"/>
                    <pic:cNvPicPr/>
                  </pic:nvPicPr>
                  <pic:blipFill>
                    <a:blip r:embed="rId48">
                      <a:extLst>
                        <a:ext uri="{28A0092B-C50C-407E-A947-70E740481C1C}">
                          <a14:useLocalDpi xmlns:a14="http://schemas.microsoft.com/office/drawing/2010/main" val="0"/>
                        </a:ext>
                      </a:extLst>
                    </a:blip>
                    <a:stretch>
                      <a:fillRect/>
                    </a:stretch>
                  </pic:blipFill>
                  <pic:spPr>
                    <a:xfrm>
                      <a:off x="0" y="0"/>
                      <a:ext cx="6058746" cy="4305901"/>
                    </a:xfrm>
                    <a:prstGeom prst="rect">
                      <a:avLst/>
                    </a:prstGeom>
                  </pic:spPr>
                </pic:pic>
              </a:graphicData>
            </a:graphic>
          </wp:inline>
        </w:drawing>
      </w:r>
      <w:commentRangeEnd w:id="166"/>
      <w:r w:rsidR="0029311E">
        <w:rPr>
          <w:rStyle w:val="Marquedecommentaire"/>
        </w:rPr>
        <w:commentReference w:id="166"/>
      </w:r>
    </w:p>
    <w:p w14:paraId="6E0A4D1A" w14:textId="5FE68491" w:rsidR="00B3112E" w:rsidRDefault="008B4E55" w:rsidP="008B4E55">
      <w:pPr>
        <w:pStyle w:val="Lgende"/>
        <w:jc w:val="center"/>
        <w:rPr>
          <w:color w:val="000000" w:themeColor="text1"/>
          <w:sz w:val="24"/>
          <w:szCs w:val="24"/>
        </w:rPr>
      </w:pPr>
      <w:bookmarkStart w:id="167" w:name="_Toc45315476"/>
      <w:r w:rsidRPr="008B4E55">
        <w:rPr>
          <w:color w:val="000000" w:themeColor="text1"/>
          <w:sz w:val="24"/>
          <w:szCs w:val="24"/>
        </w:rPr>
        <w:t xml:space="preserve">Figure </w:t>
      </w:r>
      <w:r w:rsidRPr="008B4E55">
        <w:rPr>
          <w:color w:val="000000" w:themeColor="text1"/>
          <w:sz w:val="24"/>
          <w:szCs w:val="24"/>
        </w:rPr>
        <w:fldChar w:fldCharType="begin"/>
      </w:r>
      <w:r w:rsidRPr="008B4E55">
        <w:rPr>
          <w:color w:val="000000" w:themeColor="text1"/>
          <w:sz w:val="24"/>
          <w:szCs w:val="24"/>
        </w:rPr>
        <w:instrText xml:space="preserve"> SEQ Figure \* ARABIC </w:instrText>
      </w:r>
      <w:r w:rsidRPr="008B4E55">
        <w:rPr>
          <w:color w:val="000000" w:themeColor="text1"/>
          <w:sz w:val="24"/>
          <w:szCs w:val="24"/>
        </w:rPr>
        <w:fldChar w:fldCharType="separate"/>
      </w:r>
      <w:r w:rsidR="003316D6">
        <w:rPr>
          <w:noProof/>
          <w:color w:val="000000" w:themeColor="text1"/>
          <w:sz w:val="24"/>
          <w:szCs w:val="24"/>
        </w:rPr>
        <w:t>16</w:t>
      </w:r>
      <w:r w:rsidRPr="008B4E55">
        <w:rPr>
          <w:color w:val="000000" w:themeColor="text1"/>
          <w:sz w:val="24"/>
          <w:szCs w:val="24"/>
        </w:rPr>
        <w:fldChar w:fldCharType="end"/>
      </w:r>
      <w:r w:rsidRPr="008B4E55">
        <w:rPr>
          <w:color w:val="000000" w:themeColor="text1"/>
          <w:sz w:val="24"/>
          <w:szCs w:val="24"/>
        </w:rPr>
        <w:t> : diagramme de raffinement de cas d’utilisation « Ajouter un examen »</w:t>
      </w:r>
      <w:bookmarkEnd w:id="167"/>
    </w:p>
    <w:p w14:paraId="62ECC5FC" w14:textId="3074532D" w:rsidR="00417DFC" w:rsidRDefault="00417DFC" w:rsidP="00417DFC"/>
    <w:p w14:paraId="79A7BE22" w14:textId="6A3514B2" w:rsidR="00417DFC" w:rsidRDefault="00417DFC" w:rsidP="00417DFC"/>
    <w:p w14:paraId="1167EDB9" w14:textId="45D7376B" w:rsidR="00417DFC" w:rsidRDefault="00417DFC" w:rsidP="00417DFC"/>
    <w:p w14:paraId="6C75F071" w14:textId="073912DA" w:rsidR="00417DFC" w:rsidRDefault="00417DFC" w:rsidP="00417DFC"/>
    <w:p w14:paraId="3394DC89" w14:textId="6D55662F" w:rsidR="00417DFC" w:rsidRDefault="00417DFC" w:rsidP="00417DFC"/>
    <w:p w14:paraId="003E0D4B" w14:textId="633C89D2" w:rsidR="00417DFC" w:rsidRDefault="00417DFC" w:rsidP="00417DFC"/>
    <w:p w14:paraId="24801EFF" w14:textId="153F5C8A" w:rsidR="00417DFC" w:rsidRDefault="00417DFC" w:rsidP="00417DFC"/>
    <w:p w14:paraId="3ACDCD62" w14:textId="02832F0B" w:rsidR="00417DFC" w:rsidRDefault="00417DFC" w:rsidP="00417DFC"/>
    <w:p w14:paraId="7DB068F2" w14:textId="1B88A0CF" w:rsidR="00417DFC" w:rsidRDefault="00417DFC" w:rsidP="00417DFC"/>
    <w:p w14:paraId="638DDE71" w14:textId="49C4BE97" w:rsidR="00417DFC" w:rsidRDefault="00417DFC" w:rsidP="00417DFC"/>
    <w:p w14:paraId="1BD0966D" w14:textId="6CF3A9E0" w:rsidR="00417DFC" w:rsidRDefault="00417DFC" w:rsidP="00417DFC"/>
    <w:p w14:paraId="5AC8F707" w14:textId="4AC9F799" w:rsidR="00417DFC" w:rsidRDefault="00417DFC" w:rsidP="00417DFC"/>
    <w:p w14:paraId="412C8605" w14:textId="0F433172" w:rsidR="00417DFC" w:rsidRDefault="00417DFC" w:rsidP="00417DFC"/>
    <w:p w14:paraId="1FCC9E95" w14:textId="03C6A094" w:rsidR="00417DFC" w:rsidRDefault="00417DFC" w:rsidP="00417DFC"/>
    <w:p w14:paraId="3BF8F159" w14:textId="3FFB35A4" w:rsidR="00746868" w:rsidRDefault="00746868" w:rsidP="00746868"/>
    <w:p w14:paraId="2345BA08" w14:textId="77777777" w:rsidR="00746868" w:rsidRDefault="00746868" w:rsidP="00746868"/>
    <w:p w14:paraId="3FEC09A8" w14:textId="7B59B81C" w:rsidR="002C43F7" w:rsidRDefault="002C43F7" w:rsidP="00AC10A5">
      <w:pPr>
        <w:pStyle w:val="Titre4"/>
        <w:numPr>
          <w:ilvl w:val="2"/>
          <w:numId w:val="16"/>
        </w:numPr>
        <w:tabs>
          <w:tab w:val="left" w:pos="962"/>
          <w:tab w:val="left" w:pos="1082"/>
        </w:tabs>
        <w:spacing w:before="207"/>
        <w:ind w:left="720" w:firstLine="0"/>
      </w:pPr>
      <w:bookmarkStart w:id="168" w:name="_Toc45355124"/>
      <w:r w:rsidRPr="007C3849">
        <w:t>Description textuelle</w:t>
      </w:r>
      <w:bookmarkEnd w:id="168"/>
      <w:r w:rsidRPr="007C3849">
        <w:t xml:space="preserve"> </w:t>
      </w:r>
    </w:p>
    <w:p w14:paraId="7FD0765D" w14:textId="77777777" w:rsidR="00746868" w:rsidRDefault="00746868" w:rsidP="00746868"/>
    <w:p w14:paraId="3A7D0797"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Acteur</w:t>
      </w:r>
      <w:r w:rsidRPr="00AC6D66">
        <w:rPr>
          <w:rStyle w:val="normaltextrun"/>
          <w:color w:val="000000"/>
          <w:shd w:val="clear" w:color="auto" w:fill="FFFFFF"/>
        </w:rPr>
        <w:t> : radiologue</w:t>
      </w:r>
    </w:p>
    <w:p w14:paraId="6998F548" w14:textId="0022367F"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Précondition</w:t>
      </w:r>
      <w:r w:rsidRPr="00AC6D66">
        <w:rPr>
          <w:rStyle w:val="normaltextrun"/>
          <w:color w:val="000000"/>
          <w:shd w:val="clear" w:color="auto" w:fill="FFFFFF"/>
        </w:rPr>
        <w:t> : le radiologue doi</w:t>
      </w:r>
      <w:r w:rsidR="00465F27">
        <w:rPr>
          <w:rStyle w:val="normaltextrun"/>
          <w:color w:val="000000"/>
          <w:shd w:val="clear" w:color="auto" w:fill="FFFFFF"/>
        </w:rPr>
        <w:t xml:space="preserve">t </w:t>
      </w:r>
      <w:r w:rsidR="00F07299">
        <w:rPr>
          <w:rStyle w:val="normaltextrun"/>
          <w:color w:val="000000"/>
          <w:shd w:val="clear" w:color="auto" w:fill="FFFFFF"/>
        </w:rPr>
        <w:t>choisir le</w:t>
      </w:r>
      <w:r w:rsidR="00465F27">
        <w:rPr>
          <w:rStyle w:val="normaltextrun"/>
          <w:color w:val="000000"/>
          <w:shd w:val="clear" w:color="auto" w:fill="FFFFFF"/>
        </w:rPr>
        <w:t xml:space="preserve"> patient</w:t>
      </w:r>
      <w:r w:rsidR="00F07299">
        <w:rPr>
          <w:rStyle w:val="normaltextrun"/>
          <w:color w:val="000000"/>
          <w:shd w:val="clear" w:color="auto" w:fill="FFFFFF"/>
        </w:rPr>
        <w:t xml:space="preserve"> concerné par l’examen</w:t>
      </w:r>
      <w:r w:rsidR="00465F27">
        <w:rPr>
          <w:rStyle w:val="normaltextrun"/>
          <w:color w:val="000000"/>
          <w:shd w:val="clear" w:color="auto" w:fill="FFFFFF"/>
        </w:rPr>
        <w:t xml:space="preserve"> </w:t>
      </w:r>
    </w:p>
    <w:p w14:paraId="2C06CBA9" w14:textId="342A9A2A"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proofErr w:type="spellStart"/>
      <w:r w:rsidRPr="00AC6D66">
        <w:rPr>
          <w:rStyle w:val="normaltextrun"/>
          <w:i/>
          <w:iCs/>
          <w:color w:val="000000"/>
          <w:u w:val="single"/>
          <w:shd w:val="clear" w:color="auto" w:fill="FFFFFF"/>
        </w:rPr>
        <w:t>Postcondition</w:t>
      </w:r>
      <w:proofErr w:type="spellEnd"/>
      <w:r w:rsidRPr="00AC6D66">
        <w:rPr>
          <w:rStyle w:val="normaltextrun"/>
          <w:color w:val="000000"/>
          <w:shd w:val="clear" w:color="auto" w:fill="FFFFFF"/>
        </w:rPr>
        <w:t xml:space="preserve"> : </w:t>
      </w:r>
      <w:r w:rsidR="00465F27">
        <w:rPr>
          <w:rStyle w:val="normaltextrun"/>
          <w:color w:val="000000"/>
          <w:shd w:val="clear" w:color="auto" w:fill="FFFFFF"/>
        </w:rPr>
        <w:t>les données du nouvel</w:t>
      </w:r>
      <w:r w:rsidRPr="00AC6D66">
        <w:rPr>
          <w:rStyle w:val="normaltextrun"/>
          <w:color w:val="000000"/>
          <w:shd w:val="clear" w:color="auto" w:fill="FFFFFF"/>
        </w:rPr>
        <w:t xml:space="preserve"> examen </w:t>
      </w:r>
      <w:r w:rsidR="00465F27">
        <w:rPr>
          <w:rStyle w:val="normaltextrun"/>
          <w:color w:val="000000"/>
          <w:shd w:val="clear" w:color="auto" w:fill="FFFFFF"/>
        </w:rPr>
        <w:t>et des nodules seront</w:t>
      </w:r>
      <w:r w:rsidRPr="00AC6D66">
        <w:rPr>
          <w:rStyle w:val="normaltextrun"/>
          <w:color w:val="000000"/>
          <w:shd w:val="clear" w:color="auto" w:fill="FFFFFF"/>
        </w:rPr>
        <w:t xml:space="preserve"> enregistré</w:t>
      </w:r>
      <w:r w:rsidR="00465F27">
        <w:rPr>
          <w:rStyle w:val="normaltextrun"/>
          <w:color w:val="000000"/>
          <w:shd w:val="clear" w:color="auto" w:fill="FFFFFF"/>
        </w:rPr>
        <w:t>es</w:t>
      </w:r>
      <w:r w:rsidRPr="00AC6D66">
        <w:rPr>
          <w:rStyle w:val="normaltextrun"/>
          <w:color w:val="000000"/>
          <w:shd w:val="clear" w:color="auto" w:fill="FFFFFF"/>
        </w:rPr>
        <w:t xml:space="preserve"> dans la base de données</w:t>
      </w:r>
    </w:p>
    <w:p w14:paraId="1BBFD994"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Scénario nominal</w:t>
      </w:r>
      <w:r w:rsidRPr="00AC6D66">
        <w:rPr>
          <w:rStyle w:val="normaltextrun"/>
          <w:color w:val="000000"/>
          <w:shd w:val="clear" w:color="auto" w:fill="FFFFFF"/>
        </w:rPr>
        <w:t> :</w:t>
      </w:r>
    </w:p>
    <w:p w14:paraId="7B345534" w14:textId="6E340A0C" w:rsidR="00AC6D66" w:rsidRPr="00AC6D66" w:rsidRDefault="00AC6D66"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ins w:id="169" w:author="PCS" w:date="2020-07-12T22:53:00Z">
        <w:r w:rsidR="0029311E">
          <w:rPr>
            <w:rStyle w:val="normaltextrun"/>
            <w:color w:val="000000"/>
            <w:shd w:val="clear" w:color="auto" w:fill="FFFFFF"/>
          </w:rPr>
          <w:t xml:space="preserve">fait </w:t>
        </w:r>
      </w:ins>
      <w:r w:rsidR="00F07299">
        <w:rPr>
          <w:rStyle w:val="normaltextrun"/>
          <w:color w:val="000000"/>
          <w:shd w:val="clear" w:color="auto" w:fill="FFFFFF"/>
        </w:rPr>
        <w:t>entre</w:t>
      </w:r>
      <w:ins w:id="170" w:author="PCS" w:date="2020-07-12T22:53:00Z">
        <w:r w:rsidR="0029311E">
          <w:rPr>
            <w:rStyle w:val="normaltextrun"/>
            <w:color w:val="000000"/>
            <w:shd w:val="clear" w:color="auto" w:fill="FFFFFF"/>
          </w:rPr>
          <w:t>r</w:t>
        </w:r>
      </w:ins>
      <w:r w:rsidR="00F07299">
        <w:rPr>
          <w:rStyle w:val="normaltextrun"/>
          <w:color w:val="000000"/>
          <w:shd w:val="clear" w:color="auto" w:fill="FFFFFF"/>
        </w:rPr>
        <w:t xml:space="preserve"> les données de l’examen</w:t>
      </w:r>
    </w:p>
    <w:p w14:paraId="21B5B649" w14:textId="6C0AA8B5" w:rsidR="00AC6D66" w:rsidRPr="00AC6D66" w:rsidRDefault="00AC6D66"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ins w:id="171" w:author="PCS" w:date="2020-07-12T22:53:00Z">
        <w:r w:rsidR="0029311E">
          <w:rPr>
            <w:rStyle w:val="normaltextrun"/>
            <w:color w:val="000000"/>
            <w:shd w:val="clear" w:color="auto" w:fill="FFFFFF"/>
          </w:rPr>
          <w:t xml:space="preserve">fait </w:t>
        </w:r>
      </w:ins>
      <w:r w:rsidR="00F07299">
        <w:rPr>
          <w:rStyle w:val="normaltextrun"/>
          <w:color w:val="000000"/>
          <w:shd w:val="clear" w:color="auto" w:fill="FFFFFF"/>
        </w:rPr>
        <w:t>entre</w:t>
      </w:r>
      <w:ins w:id="172" w:author="PCS" w:date="2020-07-12T22:53:00Z">
        <w:r w:rsidR="0029311E">
          <w:rPr>
            <w:rStyle w:val="normaltextrun"/>
            <w:color w:val="000000"/>
            <w:shd w:val="clear" w:color="auto" w:fill="FFFFFF"/>
          </w:rPr>
          <w:t>r</w:t>
        </w:r>
      </w:ins>
      <w:r w:rsidR="00F07299">
        <w:rPr>
          <w:rStyle w:val="normaltextrun"/>
          <w:color w:val="000000"/>
          <w:shd w:val="clear" w:color="auto" w:fill="FFFFFF"/>
        </w:rPr>
        <w:t xml:space="preserve"> les données de chacun</w:t>
      </w:r>
      <w:del w:id="173" w:author="PCS" w:date="2020-07-12T22:53:00Z">
        <w:r w:rsidR="00F07299" w:rsidDel="0029311E">
          <w:rPr>
            <w:rStyle w:val="normaltextrun"/>
            <w:color w:val="000000"/>
            <w:shd w:val="clear" w:color="auto" w:fill="FFFFFF"/>
          </w:rPr>
          <w:delText>e</w:delText>
        </w:r>
      </w:del>
      <w:r w:rsidR="00F07299">
        <w:rPr>
          <w:rStyle w:val="normaltextrun"/>
          <w:color w:val="000000"/>
          <w:shd w:val="clear" w:color="auto" w:fill="FFFFFF"/>
        </w:rPr>
        <w:t xml:space="preserve"> des nodules, si trouvé</w:t>
      </w:r>
    </w:p>
    <w:p w14:paraId="531ED4E0" w14:textId="7723D675" w:rsidR="00AC6D66" w:rsidRDefault="00AC6D66"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r w:rsidR="00F07299">
        <w:rPr>
          <w:rStyle w:val="normaltextrun"/>
          <w:color w:val="000000"/>
          <w:shd w:val="clear" w:color="auto" w:fill="FFFFFF"/>
        </w:rPr>
        <w:t>consulte les comptes rendus des examens précédents, s’il y en a</w:t>
      </w:r>
    </w:p>
    <w:p w14:paraId="34E73DCA" w14:textId="68FF61D6"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Le radiologue</w:t>
      </w:r>
      <w:r>
        <w:rPr>
          <w:rStyle w:val="normaltextrun"/>
          <w:color w:val="000000"/>
          <w:shd w:val="clear" w:color="auto" w:fill="FFFFFF"/>
        </w:rPr>
        <w:t xml:space="preserve"> rédige la recommandation finale de l’examen</w:t>
      </w:r>
    </w:p>
    <w:p w14:paraId="2859449B" w14:textId="61F684FC"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Le système génère le compte rendu en tenant compte de toutes les informations entrées</w:t>
      </w:r>
    </w:p>
    <w:p w14:paraId="4B1F23D5" w14:textId="6075D021"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 xml:space="preserve">Le radiologue consulte le compte rendu, le modifie s’il lui convient </w:t>
      </w:r>
    </w:p>
    <w:p w14:paraId="22BE711C" w14:textId="4DE63ACF"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Le radiologue peut afficher le compte rendu en format PDF et l’imprimer</w:t>
      </w:r>
    </w:p>
    <w:p w14:paraId="60D984B7"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w:t>
      </w:r>
      <w:r w:rsidRPr="00AC6D66">
        <w:rPr>
          <w:rStyle w:val="normaltextrun"/>
          <w:i/>
          <w:iCs/>
          <w:color w:val="000000"/>
          <w:u w:val="single"/>
          <w:shd w:val="clear" w:color="auto" w:fill="FFFFFF"/>
        </w:rPr>
        <w:t>Exception</w:t>
      </w:r>
      <w:r w:rsidRPr="00AC6D66">
        <w:rPr>
          <w:rStyle w:val="normaltextrun"/>
          <w:color w:val="000000"/>
          <w:shd w:val="clear" w:color="auto" w:fill="FFFFFF"/>
        </w:rPr>
        <w:t xml:space="preserve"> : un message d'erreur est affiché le cas échéant</w:t>
      </w:r>
    </w:p>
    <w:p w14:paraId="6D58389B" w14:textId="6C80785C" w:rsidR="00544ECE" w:rsidRDefault="00544ECE" w:rsidP="00154C75">
      <w:pPr>
        <w:rPr>
          <w:rStyle w:val="normaltextrun"/>
          <w:color w:val="000000"/>
          <w:shd w:val="clear" w:color="auto" w:fill="FFFFFF"/>
        </w:rPr>
      </w:pPr>
    </w:p>
    <w:p w14:paraId="17964A8D" w14:textId="4EE4088E" w:rsidR="00544ECE" w:rsidRDefault="00544ECE" w:rsidP="00154C75">
      <w:pPr>
        <w:rPr>
          <w:rStyle w:val="normaltextrun"/>
          <w:color w:val="000000"/>
          <w:shd w:val="clear" w:color="auto" w:fill="FFFFFF"/>
        </w:rPr>
      </w:pPr>
    </w:p>
    <w:p w14:paraId="1D290DD9" w14:textId="4B0504A4" w:rsidR="0059194C" w:rsidRDefault="0059194C" w:rsidP="00154C75">
      <w:pPr>
        <w:rPr>
          <w:rStyle w:val="normaltextrun"/>
          <w:color w:val="000000"/>
          <w:shd w:val="clear" w:color="auto" w:fill="FFFFFF"/>
        </w:rPr>
      </w:pPr>
    </w:p>
    <w:p w14:paraId="1A8FD402" w14:textId="43ED2665" w:rsidR="0059194C" w:rsidRDefault="0059194C" w:rsidP="00154C75">
      <w:pPr>
        <w:rPr>
          <w:rStyle w:val="normaltextrun"/>
          <w:color w:val="000000"/>
          <w:shd w:val="clear" w:color="auto" w:fill="FFFFFF"/>
        </w:rPr>
      </w:pPr>
    </w:p>
    <w:p w14:paraId="7BE6CD00" w14:textId="4ADAA6D1" w:rsidR="0059194C" w:rsidRDefault="0059194C" w:rsidP="00154C75">
      <w:pPr>
        <w:rPr>
          <w:rStyle w:val="normaltextrun"/>
          <w:color w:val="000000"/>
          <w:shd w:val="clear" w:color="auto" w:fill="FFFFFF"/>
        </w:rPr>
      </w:pPr>
    </w:p>
    <w:p w14:paraId="413E8CF2" w14:textId="4462F056" w:rsidR="0059194C" w:rsidRDefault="0059194C" w:rsidP="00154C75">
      <w:pPr>
        <w:rPr>
          <w:rStyle w:val="normaltextrun"/>
          <w:color w:val="000000"/>
          <w:shd w:val="clear" w:color="auto" w:fill="FFFFFF"/>
        </w:rPr>
      </w:pPr>
    </w:p>
    <w:p w14:paraId="22AAF22E" w14:textId="515092CC" w:rsidR="0059194C" w:rsidRDefault="0059194C" w:rsidP="00154C75">
      <w:pPr>
        <w:rPr>
          <w:rStyle w:val="normaltextrun"/>
          <w:color w:val="000000"/>
          <w:shd w:val="clear" w:color="auto" w:fill="FFFFFF"/>
        </w:rPr>
      </w:pPr>
    </w:p>
    <w:p w14:paraId="1B1C84F0" w14:textId="48C909E6" w:rsidR="0059194C" w:rsidRDefault="0059194C" w:rsidP="00154C75">
      <w:pPr>
        <w:rPr>
          <w:rStyle w:val="normaltextrun"/>
          <w:color w:val="000000"/>
          <w:shd w:val="clear" w:color="auto" w:fill="FFFFFF"/>
        </w:rPr>
      </w:pPr>
    </w:p>
    <w:p w14:paraId="638DA0E2" w14:textId="646AEFF5" w:rsidR="0059194C" w:rsidRDefault="0059194C" w:rsidP="00154C75">
      <w:pPr>
        <w:rPr>
          <w:rStyle w:val="normaltextrun"/>
          <w:color w:val="000000"/>
          <w:shd w:val="clear" w:color="auto" w:fill="FFFFFF"/>
        </w:rPr>
      </w:pPr>
    </w:p>
    <w:p w14:paraId="758481D0" w14:textId="220EFFBE" w:rsidR="0059194C" w:rsidRDefault="0059194C" w:rsidP="00154C75">
      <w:pPr>
        <w:rPr>
          <w:rStyle w:val="normaltextrun"/>
          <w:color w:val="000000"/>
          <w:shd w:val="clear" w:color="auto" w:fill="FFFFFF"/>
        </w:rPr>
      </w:pPr>
    </w:p>
    <w:p w14:paraId="3475F14B" w14:textId="3C87948C" w:rsidR="0059194C" w:rsidRDefault="0059194C" w:rsidP="00154C75">
      <w:pPr>
        <w:rPr>
          <w:rStyle w:val="normaltextrun"/>
          <w:color w:val="000000"/>
          <w:shd w:val="clear" w:color="auto" w:fill="FFFFFF"/>
        </w:rPr>
      </w:pPr>
    </w:p>
    <w:p w14:paraId="385AA19E" w14:textId="7F405739" w:rsidR="0059194C" w:rsidRDefault="0059194C" w:rsidP="00154C75">
      <w:pPr>
        <w:rPr>
          <w:rStyle w:val="normaltextrun"/>
          <w:color w:val="000000"/>
          <w:shd w:val="clear" w:color="auto" w:fill="FFFFFF"/>
        </w:rPr>
      </w:pPr>
    </w:p>
    <w:p w14:paraId="625F1ABE" w14:textId="33D426DF" w:rsidR="0059194C" w:rsidRDefault="0059194C" w:rsidP="00154C75">
      <w:pPr>
        <w:rPr>
          <w:rStyle w:val="normaltextrun"/>
          <w:color w:val="000000"/>
          <w:shd w:val="clear" w:color="auto" w:fill="FFFFFF"/>
        </w:rPr>
      </w:pPr>
    </w:p>
    <w:p w14:paraId="6CE40729" w14:textId="648EC9F8" w:rsidR="0059194C" w:rsidRDefault="0059194C" w:rsidP="00154C75">
      <w:pPr>
        <w:rPr>
          <w:rStyle w:val="normaltextrun"/>
          <w:color w:val="000000"/>
          <w:shd w:val="clear" w:color="auto" w:fill="FFFFFF"/>
        </w:rPr>
      </w:pPr>
    </w:p>
    <w:p w14:paraId="54E715E5" w14:textId="493A5359" w:rsidR="0059194C" w:rsidRDefault="0059194C" w:rsidP="00154C75">
      <w:pPr>
        <w:rPr>
          <w:rStyle w:val="normaltextrun"/>
          <w:color w:val="000000"/>
          <w:shd w:val="clear" w:color="auto" w:fill="FFFFFF"/>
        </w:rPr>
      </w:pPr>
    </w:p>
    <w:p w14:paraId="5D9C4DBB" w14:textId="56AA79B7" w:rsidR="0059194C" w:rsidRDefault="0059194C" w:rsidP="00154C75">
      <w:pPr>
        <w:rPr>
          <w:rStyle w:val="normaltextrun"/>
          <w:color w:val="000000"/>
          <w:shd w:val="clear" w:color="auto" w:fill="FFFFFF"/>
        </w:rPr>
      </w:pPr>
    </w:p>
    <w:p w14:paraId="650C5086" w14:textId="77777777" w:rsidR="00CF4226" w:rsidRDefault="00CF4226" w:rsidP="00154C75">
      <w:pPr>
        <w:rPr>
          <w:rStyle w:val="normaltextrun"/>
          <w:color w:val="000000"/>
          <w:shd w:val="clear" w:color="auto" w:fill="FFFFFF"/>
        </w:rPr>
      </w:pPr>
    </w:p>
    <w:p w14:paraId="4C602D20" w14:textId="76F2CBB3" w:rsidR="0059194C" w:rsidRDefault="0059194C" w:rsidP="00154C75">
      <w:pPr>
        <w:rPr>
          <w:rStyle w:val="normaltextrun"/>
          <w:color w:val="000000"/>
          <w:shd w:val="clear" w:color="auto" w:fill="FFFFFF"/>
        </w:rPr>
      </w:pPr>
    </w:p>
    <w:p w14:paraId="5B7D9C92" w14:textId="39E9D4A0" w:rsidR="0059194C" w:rsidRDefault="0059194C" w:rsidP="00154C75">
      <w:pPr>
        <w:rPr>
          <w:rStyle w:val="normaltextrun"/>
          <w:color w:val="000000"/>
          <w:shd w:val="clear" w:color="auto" w:fill="FFFFFF"/>
        </w:rPr>
      </w:pPr>
    </w:p>
    <w:p w14:paraId="1227154C" w14:textId="014E2772" w:rsidR="00154C75" w:rsidRDefault="00154C75" w:rsidP="005C1165">
      <w:pPr>
        <w:pStyle w:val="Titre2"/>
        <w:numPr>
          <w:ilvl w:val="0"/>
          <w:numId w:val="3"/>
        </w:numPr>
        <w:tabs>
          <w:tab w:val="left" w:pos="773"/>
        </w:tabs>
        <w:ind w:hanging="335"/>
        <w:rPr>
          <w:color w:val="0D0D0D"/>
        </w:rPr>
      </w:pPr>
      <w:bookmarkStart w:id="174" w:name="_bookmark47"/>
      <w:bookmarkStart w:id="175" w:name="_bookmark48"/>
      <w:bookmarkStart w:id="176" w:name="_bookmark49"/>
      <w:bookmarkStart w:id="177" w:name="_bookmark51"/>
      <w:bookmarkStart w:id="178" w:name="_bookmark52"/>
      <w:bookmarkStart w:id="179" w:name="_Toc45355125"/>
      <w:bookmarkEnd w:id="174"/>
      <w:bookmarkEnd w:id="175"/>
      <w:bookmarkEnd w:id="176"/>
      <w:bookmarkEnd w:id="177"/>
      <w:bookmarkEnd w:id="178"/>
      <w:r w:rsidRPr="00154C75">
        <w:rPr>
          <w:color w:val="0D0D0D"/>
        </w:rPr>
        <w:lastRenderedPageBreak/>
        <w:t>Diagrammes de séquence</w:t>
      </w:r>
      <w:bookmarkEnd w:id="179"/>
    </w:p>
    <w:p w14:paraId="73378E34" w14:textId="77777777" w:rsidR="00521E3F" w:rsidRPr="004203CC" w:rsidRDefault="00521E3F" w:rsidP="00521E3F">
      <w:pPr>
        <w:pStyle w:val="Corpsdetexte"/>
        <w:spacing w:before="160" w:line="360" w:lineRule="auto"/>
        <w:ind w:left="438" w:right="454"/>
        <w:jc w:val="both"/>
        <w:rPr>
          <w:rStyle w:val="normaltextrun"/>
          <w:color w:val="000000"/>
          <w:shd w:val="clear" w:color="auto" w:fill="FFFFFF"/>
        </w:rPr>
      </w:pPr>
      <w:commentRangeStart w:id="180"/>
      <w:r w:rsidRPr="004203CC">
        <w:rPr>
          <w:rFonts w:eastAsiaTheme="minorHAnsi"/>
          <w:color w:val="000000"/>
          <w:sz w:val="23"/>
          <w:szCs w:val="23"/>
        </w:rPr>
        <w:t>Dans cette section</w:t>
      </w:r>
      <w:r>
        <w:rPr>
          <w:rFonts w:eastAsiaTheme="minorHAnsi"/>
          <w:color w:val="000000"/>
          <w:sz w:val="23"/>
          <w:szCs w:val="23"/>
          <w:lang w:val="fr-CA"/>
        </w:rPr>
        <w:t>, on va</w:t>
      </w:r>
      <w:r w:rsidRPr="004203CC">
        <w:rPr>
          <w:rFonts w:eastAsiaTheme="minorHAnsi"/>
          <w:color w:val="000000"/>
          <w:sz w:val="23"/>
          <w:szCs w:val="23"/>
        </w:rPr>
        <w:t xml:space="preserve"> présenter le comportement de certains cas d’utilisation par des diagrammes de séquences.</w:t>
      </w:r>
      <w:commentRangeEnd w:id="180"/>
      <w:r w:rsidR="00A64FA6">
        <w:rPr>
          <w:rStyle w:val="Marquedecommentaire"/>
        </w:rPr>
        <w:commentReference w:id="180"/>
      </w:r>
    </w:p>
    <w:p w14:paraId="144D4407" w14:textId="77777777" w:rsidR="00521E3F" w:rsidRDefault="00521E3F" w:rsidP="007717E7"/>
    <w:p w14:paraId="488C76C3" w14:textId="3B39B48C" w:rsidR="00521E3F" w:rsidRDefault="00521E3F" w:rsidP="00AC10A5">
      <w:pPr>
        <w:pStyle w:val="Titre3"/>
        <w:numPr>
          <w:ilvl w:val="1"/>
          <w:numId w:val="19"/>
        </w:numPr>
        <w:tabs>
          <w:tab w:val="left" w:pos="962"/>
        </w:tabs>
        <w:spacing w:before="227"/>
        <w:rPr>
          <w:color w:val="0D0D0D"/>
        </w:rPr>
      </w:pPr>
      <w:bookmarkStart w:id="181" w:name="_Toc45355126"/>
      <w:r>
        <w:rPr>
          <w:color w:val="0D0D0D"/>
        </w:rPr>
        <w:t>Diagramme de séquence « Ajouter un examen »</w:t>
      </w:r>
      <w:bookmarkEnd w:id="181"/>
    </w:p>
    <w:p w14:paraId="4A949E28" w14:textId="1119EFEF" w:rsidR="0059194C" w:rsidRDefault="0059194C" w:rsidP="0059194C">
      <w:pPr>
        <w:pStyle w:val="Corpsdetexte"/>
        <w:spacing w:before="160" w:line="360" w:lineRule="auto"/>
        <w:ind w:left="438" w:right="454"/>
        <w:jc w:val="both"/>
        <w:rPr>
          <w:rFonts w:eastAsiaTheme="minorHAnsi"/>
          <w:color w:val="000000"/>
          <w:sz w:val="23"/>
          <w:szCs w:val="23"/>
          <w:lang w:val="fr-CA"/>
        </w:rPr>
      </w:pPr>
      <w:r>
        <w:rPr>
          <w:rFonts w:eastAsiaTheme="minorHAnsi"/>
          <w:color w:val="000000"/>
          <w:sz w:val="23"/>
          <w:szCs w:val="23"/>
          <w:lang w:val="fr-CA"/>
        </w:rPr>
        <w:t>Le radiologue demande d’ajouter un examen, le système lui affiche la liste des patients. Il choisit donc le nom du patient s’il figure dans la liste ou bien il ajoute un nouveau patient. Puis il entre les données de l’examen en détail.</w:t>
      </w:r>
    </w:p>
    <w:p w14:paraId="2B165D25" w14:textId="77777777" w:rsidR="00417DFC" w:rsidRDefault="00417DFC" w:rsidP="0059194C">
      <w:pPr>
        <w:pStyle w:val="Corpsdetexte"/>
        <w:spacing w:before="160" w:line="360" w:lineRule="auto"/>
        <w:ind w:left="438" w:right="454"/>
        <w:jc w:val="both"/>
        <w:rPr>
          <w:rFonts w:eastAsiaTheme="minorHAnsi"/>
          <w:color w:val="000000"/>
          <w:sz w:val="23"/>
          <w:szCs w:val="23"/>
          <w:lang w:val="fr-CA"/>
        </w:rPr>
      </w:pPr>
    </w:p>
    <w:p w14:paraId="400C32BE" w14:textId="77777777" w:rsidR="00CF4226" w:rsidRDefault="00CF4226" w:rsidP="0059194C">
      <w:pPr>
        <w:pStyle w:val="Corpsdetexte"/>
        <w:spacing w:before="160" w:line="360" w:lineRule="auto"/>
        <w:ind w:left="438" w:right="454"/>
        <w:jc w:val="both"/>
        <w:rPr>
          <w:rFonts w:eastAsiaTheme="minorHAnsi"/>
          <w:color w:val="000000"/>
          <w:sz w:val="23"/>
          <w:szCs w:val="23"/>
          <w:lang w:val="fr-CA"/>
        </w:rPr>
      </w:pPr>
    </w:p>
    <w:p w14:paraId="6892BA93" w14:textId="77777777" w:rsidR="0059194C" w:rsidRPr="0059194C" w:rsidRDefault="0059194C" w:rsidP="00C1615B">
      <w:pPr>
        <w:rPr>
          <w:lang w:val="fr-CA"/>
        </w:rPr>
      </w:pPr>
    </w:p>
    <w:p w14:paraId="7DCF7346" w14:textId="1A863CB1" w:rsidR="00C1615B" w:rsidRDefault="00C1615B" w:rsidP="00C1615B"/>
    <w:p w14:paraId="1DD90742" w14:textId="77777777" w:rsidR="0059194C" w:rsidRDefault="0059194C" w:rsidP="0059194C">
      <w:pPr>
        <w:keepNext/>
      </w:pPr>
      <w:commentRangeStart w:id="182"/>
      <w:r>
        <w:rPr>
          <w:noProof/>
          <w:lang w:eastAsia="fr-FR"/>
        </w:rPr>
        <w:drawing>
          <wp:inline distT="0" distB="0" distL="0" distR="0" wp14:anchorId="01E8D836" wp14:editId="537FA646">
            <wp:extent cx="6331585" cy="4212590"/>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xm.PNG"/>
                    <pic:cNvPicPr/>
                  </pic:nvPicPr>
                  <pic:blipFill>
                    <a:blip r:embed="rId49">
                      <a:extLst>
                        <a:ext uri="{28A0092B-C50C-407E-A947-70E740481C1C}">
                          <a14:useLocalDpi xmlns:a14="http://schemas.microsoft.com/office/drawing/2010/main" val="0"/>
                        </a:ext>
                      </a:extLst>
                    </a:blip>
                    <a:stretch>
                      <a:fillRect/>
                    </a:stretch>
                  </pic:blipFill>
                  <pic:spPr>
                    <a:xfrm>
                      <a:off x="0" y="0"/>
                      <a:ext cx="6331585" cy="4212590"/>
                    </a:xfrm>
                    <a:prstGeom prst="rect">
                      <a:avLst/>
                    </a:prstGeom>
                  </pic:spPr>
                </pic:pic>
              </a:graphicData>
            </a:graphic>
          </wp:inline>
        </w:drawing>
      </w:r>
      <w:commentRangeEnd w:id="182"/>
      <w:r w:rsidR="00BA2EE7">
        <w:rPr>
          <w:rStyle w:val="Marquedecommentaire"/>
        </w:rPr>
        <w:commentReference w:id="182"/>
      </w:r>
    </w:p>
    <w:p w14:paraId="2AD31A4F" w14:textId="7BE9E8D4" w:rsidR="00C1615B" w:rsidRPr="0059194C" w:rsidRDefault="0059194C" w:rsidP="0059194C">
      <w:pPr>
        <w:pStyle w:val="Lgende"/>
        <w:jc w:val="center"/>
        <w:rPr>
          <w:color w:val="000000" w:themeColor="text1"/>
          <w:sz w:val="24"/>
          <w:szCs w:val="24"/>
        </w:rPr>
      </w:pPr>
      <w:bookmarkStart w:id="183" w:name="_Toc45315477"/>
      <w:r w:rsidRPr="0059194C">
        <w:rPr>
          <w:color w:val="000000" w:themeColor="text1"/>
          <w:sz w:val="24"/>
          <w:szCs w:val="24"/>
        </w:rPr>
        <w:t xml:space="preserve">Figure </w:t>
      </w:r>
      <w:r w:rsidRPr="0059194C">
        <w:rPr>
          <w:color w:val="000000" w:themeColor="text1"/>
          <w:sz w:val="24"/>
          <w:szCs w:val="24"/>
        </w:rPr>
        <w:fldChar w:fldCharType="begin"/>
      </w:r>
      <w:r w:rsidRPr="0059194C">
        <w:rPr>
          <w:color w:val="000000" w:themeColor="text1"/>
          <w:sz w:val="24"/>
          <w:szCs w:val="24"/>
        </w:rPr>
        <w:instrText xml:space="preserve"> SEQ Figure \* ARABIC </w:instrText>
      </w:r>
      <w:r w:rsidRPr="0059194C">
        <w:rPr>
          <w:color w:val="000000" w:themeColor="text1"/>
          <w:sz w:val="24"/>
          <w:szCs w:val="24"/>
        </w:rPr>
        <w:fldChar w:fldCharType="separate"/>
      </w:r>
      <w:r w:rsidR="003316D6">
        <w:rPr>
          <w:noProof/>
          <w:color w:val="000000" w:themeColor="text1"/>
          <w:sz w:val="24"/>
          <w:szCs w:val="24"/>
        </w:rPr>
        <w:t>17</w:t>
      </w:r>
      <w:r w:rsidRPr="0059194C">
        <w:rPr>
          <w:color w:val="000000" w:themeColor="text1"/>
          <w:sz w:val="24"/>
          <w:szCs w:val="24"/>
        </w:rPr>
        <w:fldChar w:fldCharType="end"/>
      </w:r>
      <w:r w:rsidRPr="0059194C">
        <w:rPr>
          <w:color w:val="000000" w:themeColor="text1"/>
          <w:sz w:val="24"/>
          <w:szCs w:val="24"/>
        </w:rPr>
        <w:t> : diagramme de séquence de cas d’utilisation « Ajouter un examen »</w:t>
      </w:r>
      <w:bookmarkEnd w:id="183"/>
    </w:p>
    <w:p w14:paraId="5CCFB39A" w14:textId="08E5D054" w:rsidR="0059194C" w:rsidRDefault="0059194C" w:rsidP="00C1615B"/>
    <w:p w14:paraId="7375D352" w14:textId="0A38E275" w:rsidR="00CF4226" w:rsidRDefault="00CF4226" w:rsidP="00C1615B"/>
    <w:p w14:paraId="43546B1C" w14:textId="189DEB63" w:rsidR="00CF4226" w:rsidRDefault="00CF4226" w:rsidP="00C1615B"/>
    <w:p w14:paraId="7D5C031D" w14:textId="4DF05AAF" w:rsidR="00CF4226" w:rsidRDefault="00CF4226" w:rsidP="00C1615B"/>
    <w:p w14:paraId="18D3BBD3" w14:textId="0DD955BD" w:rsidR="00CF4226" w:rsidRDefault="00CF4226" w:rsidP="00C1615B"/>
    <w:p w14:paraId="65BADD18" w14:textId="4CC0CCB7" w:rsidR="00CF4226" w:rsidRDefault="00CF4226" w:rsidP="00C1615B"/>
    <w:p w14:paraId="1B7A7102" w14:textId="434E1C1D" w:rsidR="00CF4226" w:rsidRDefault="00CF4226" w:rsidP="00C1615B"/>
    <w:p w14:paraId="41D8B747" w14:textId="47ADA6D3" w:rsidR="00521E3F" w:rsidRDefault="00521E3F" w:rsidP="00AC10A5">
      <w:pPr>
        <w:pStyle w:val="Titre3"/>
        <w:numPr>
          <w:ilvl w:val="1"/>
          <w:numId w:val="19"/>
        </w:numPr>
        <w:tabs>
          <w:tab w:val="left" w:pos="962"/>
        </w:tabs>
        <w:spacing w:before="227"/>
        <w:rPr>
          <w:color w:val="0D0D0D"/>
        </w:rPr>
      </w:pPr>
      <w:bookmarkStart w:id="184" w:name="_Toc45355127"/>
      <w:r>
        <w:rPr>
          <w:color w:val="0D0D0D"/>
        </w:rPr>
        <w:lastRenderedPageBreak/>
        <w:t>Diagramme de séquence « Ajouter un nodule »</w:t>
      </w:r>
      <w:bookmarkEnd w:id="184"/>
    </w:p>
    <w:p w14:paraId="72E2E69F" w14:textId="338887EC" w:rsidR="00521E3F" w:rsidRDefault="00C1615B" w:rsidP="00C1615B">
      <w:pPr>
        <w:pStyle w:val="Corpsdetexte"/>
        <w:spacing w:before="160" w:line="360" w:lineRule="auto"/>
        <w:ind w:left="438" w:right="454"/>
        <w:jc w:val="both"/>
        <w:rPr>
          <w:rFonts w:eastAsiaTheme="minorHAnsi"/>
          <w:color w:val="000000"/>
          <w:sz w:val="23"/>
          <w:szCs w:val="23"/>
          <w:lang w:val="fr-CA"/>
        </w:rPr>
      </w:pPr>
      <w:r>
        <w:rPr>
          <w:rFonts w:eastAsiaTheme="minorHAnsi"/>
          <w:color w:val="000000"/>
          <w:sz w:val="23"/>
          <w:szCs w:val="23"/>
          <w:lang w:val="fr-CA"/>
        </w:rPr>
        <w:t xml:space="preserve">Le radiologue demande d’ajouter un nodule, le système doit vérifier que l’examen associée existe dans la base de données pour </w:t>
      </w:r>
      <w:r w:rsidR="00612D0E">
        <w:rPr>
          <w:rFonts w:eastAsiaTheme="minorHAnsi"/>
          <w:color w:val="000000"/>
          <w:sz w:val="23"/>
          <w:szCs w:val="23"/>
          <w:lang w:val="fr-CA"/>
        </w:rPr>
        <w:t>effectuer l’insertion du nodule</w:t>
      </w:r>
      <w:r>
        <w:rPr>
          <w:rFonts w:eastAsiaTheme="minorHAnsi"/>
          <w:color w:val="000000"/>
          <w:sz w:val="23"/>
          <w:szCs w:val="23"/>
          <w:lang w:val="fr-CA"/>
        </w:rPr>
        <w:t xml:space="preserve"> et il envoie un message d’erreur le cas échéant.</w:t>
      </w:r>
    </w:p>
    <w:p w14:paraId="17D32E58" w14:textId="77777777" w:rsidR="00417DFC" w:rsidRDefault="00417DFC" w:rsidP="00C1615B">
      <w:pPr>
        <w:pStyle w:val="Corpsdetexte"/>
        <w:spacing w:before="160" w:line="360" w:lineRule="auto"/>
        <w:ind w:left="438" w:right="454"/>
        <w:jc w:val="both"/>
        <w:rPr>
          <w:rFonts w:eastAsiaTheme="minorHAnsi"/>
          <w:color w:val="000000"/>
          <w:sz w:val="23"/>
          <w:szCs w:val="23"/>
          <w:lang w:val="fr-CA"/>
        </w:rPr>
      </w:pPr>
    </w:p>
    <w:p w14:paraId="0B2CBD81" w14:textId="77777777" w:rsidR="00674E33" w:rsidRDefault="00674E33" w:rsidP="00C1615B">
      <w:pPr>
        <w:pStyle w:val="Corpsdetexte"/>
        <w:spacing w:before="160" w:line="360" w:lineRule="auto"/>
        <w:ind w:left="438" w:right="454"/>
        <w:jc w:val="both"/>
        <w:rPr>
          <w:rFonts w:eastAsiaTheme="minorHAnsi"/>
          <w:color w:val="000000"/>
          <w:sz w:val="23"/>
          <w:szCs w:val="23"/>
          <w:lang w:val="fr-CA"/>
        </w:rPr>
      </w:pPr>
    </w:p>
    <w:p w14:paraId="4BA5BE0A" w14:textId="77777777" w:rsidR="00C1615B" w:rsidRDefault="00C1615B" w:rsidP="00C1615B">
      <w:pPr>
        <w:pStyle w:val="Corpsdetexte"/>
        <w:keepNext/>
        <w:spacing w:before="160" w:line="360" w:lineRule="auto"/>
        <w:ind w:left="438" w:right="454"/>
        <w:jc w:val="both"/>
      </w:pPr>
      <w:r>
        <w:rPr>
          <w:rFonts w:eastAsiaTheme="minorHAnsi"/>
          <w:noProof/>
          <w:color w:val="000000"/>
          <w:sz w:val="23"/>
          <w:szCs w:val="23"/>
          <w:lang w:eastAsia="fr-FR"/>
        </w:rPr>
        <w:drawing>
          <wp:inline distT="0" distB="0" distL="0" distR="0" wp14:anchorId="5C527BD8" wp14:editId="0D24FD03">
            <wp:extent cx="6331585" cy="3936365"/>
            <wp:effectExtent l="0" t="0" r="0" b="698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NG"/>
                    <pic:cNvPicPr/>
                  </pic:nvPicPr>
                  <pic:blipFill>
                    <a:blip r:embed="rId50">
                      <a:extLst>
                        <a:ext uri="{28A0092B-C50C-407E-A947-70E740481C1C}">
                          <a14:useLocalDpi xmlns:a14="http://schemas.microsoft.com/office/drawing/2010/main" val="0"/>
                        </a:ext>
                      </a:extLst>
                    </a:blip>
                    <a:stretch>
                      <a:fillRect/>
                    </a:stretch>
                  </pic:blipFill>
                  <pic:spPr>
                    <a:xfrm>
                      <a:off x="0" y="0"/>
                      <a:ext cx="6331585" cy="3936365"/>
                    </a:xfrm>
                    <a:prstGeom prst="rect">
                      <a:avLst/>
                    </a:prstGeom>
                  </pic:spPr>
                </pic:pic>
              </a:graphicData>
            </a:graphic>
          </wp:inline>
        </w:drawing>
      </w:r>
    </w:p>
    <w:p w14:paraId="54070440" w14:textId="602D45B1" w:rsidR="00C1615B" w:rsidRPr="00C1615B" w:rsidRDefault="00C1615B" w:rsidP="00C1615B">
      <w:pPr>
        <w:pStyle w:val="Lgende"/>
        <w:jc w:val="center"/>
        <w:rPr>
          <w:color w:val="000000" w:themeColor="text1"/>
          <w:sz w:val="24"/>
          <w:szCs w:val="24"/>
        </w:rPr>
      </w:pPr>
      <w:bookmarkStart w:id="185" w:name="_Toc45315478"/>
      <w:r w:rsidRPr="00C1615B">
        <w:rPr>
          <w:color w:val="000000" w:themeColor="text1"/>
          <w:sz w:val="24"/>
          <w:szCs w:val="24"/>
        </w:rPr>
        <w:t xml:space="preserve">Figure </w:t>
      </w:r>
      <w:r w:rsidRPr="00C1615B">
        <w:rPr>
          <w:color w:val="000000" w:themeColor="text1"/>
          <w:sz w:val="24"/>
          <w:szCs w:val="24"/>
        </w:rPr>
        <w:fldChar w:fldCharType="begin"/>
      </w:r>
      <w:r w:rsidRPr="00C1615B">
        <w:rPr>
          <w:color w:val="000000" w:themeColor="text1"/>
          <w:sz w:val="24"/>
          <w:szCs w:val="24"/>
        </w:rPr>
        <w:instrText xml:space="preserve"> SEQ Figure \* ARABIC </w:instrText>
      </w:r>
      <w:r w:rsidRPr="00C1615B">
        <w:rPr>
          <w:color w:val="000000" w:themeColor="text1"/>
          <w:sz w:val="24"/>
          <w:szCs w:val="24"/>
        </w:rPr>
        <w:fldChar w:fldCharType="separate"/>
      </w:r>
      <w:r w:rsidR="003316D6">
        <w:rPr>
          <w:noProof/>
          <w:color w:val="000000" w:themeColor="text1"/>
          <w:sz w:val="24"/>
          <w:szCs w:val="24"/>
        </w:rPr>
        <w:t>18</w:t>
      </w:r>
      <w:r w:rsidRPr="00C1615B">
        <w:rPr>
          <w:color w:val="000000" w:themeColor="text1"/>
          <w:sz w:val="24"/>
          <w:szCs w:val="24"/>
        </w:rPr>
        <w:fldChar w:fldCharType="end"/>
      </w:r>
      <w:r w:rsidRPr="00C1615B">
        <w:rPr>
          <w:color w:val="000000" w:themeColor="text1"/>
          <w:sz w:val="24"/>
          <w:szCs w:val="24"/>
        </w:rPr>
        <w:t> : diagramme de séquence du cas d’utilisation « Ajouter un nodule »</w:t>
      </w:r>
      <w:bookmarkStart w:id="186" w:name="_Toc45213943"/>
      <w:bookmarkEnd w:id="185"/>
    </w:p>
    <w:p w14:paraId="6A9A2BB5" w14:textId="497349B0" w:rsidR="00AC7146" w:rsidRDefault="00AC7146" w:rsidP="00154C75"/>
    <w:p w14:paraId="66DEBC60" w14:textId="5ED27E73" w:rsidR="00674E33" w:rsidRDefault="00674E33" w:rsidP="00154C75"/>
    <w:p w14:paraId="4C49ECB3" w14:textId="626363EA" w:rsidR="00E66EB3" w:rsidRDefault="00E66EB3" w:rsidP="00154C75"/>
    <w:p w14:paraId="19FCFCD3" w14:textId="5DBAF5D5" w:rsidR="00E66EB3" w:rsidRDefault="00E66EB3" w:rsidP="00154C75"/>
    <w:p w14:paraId="6875DCB2" w14:textId="40EBD786" w:rsidR="00E66EB3" w:rsidRDefault="00E66EB3" w:rsidP="00154C75"/>
    <w:p w14:paraId="32B80D1E" w14:textId="4E235CEE" w:rsidR="00E66EB3" w:rsidRDefault="00E66EB3" w:rsidP="00154C75"/>
    <w:p w14:paraId="3DB0F8FE" w14:textId="70696C9F" w:rsidR="00E66EB3" w:rsidRDefault="00E66EB3" w:rsidP="00154C75"/>
    <w:p w14:paraId="17790F5E" w14:textId="707C6BB1" w:rsidR="00E66EB3" w:rsidRDefault="00E66EB3" w:rsidP="00154C75"/>
    <w:p w14:paraId="703C4DAC" w14:textId="4178A867" w:rsidR="00E66EB3" w:rsidRDefault="00E66EB3" w:rsidP="00154C75"/>
    <w:p w14:paraId="4CE146C4" w14:textId="21B98594" w:rsidR="00E66EB3" w:rsidRDefault="00E66EB3" w:rsidP="00154C75"/>
    <w:p w14:paraId="65464BCA" w14:textId="5D8D7BF4" w:rsidR="00E66EB3" w:rsidRDefault="00E66EB3" w:rsidP="00154C75"/>
    <w:p w14:paraId="17D92625" w14:textId="5B14C545" w:rsidR="00E66EB3" w:rsidRDefault="00E66EB3" w:rsidP="00154C75"/>
    <w:p w14:paraId="46E0D1FA" w14:textId="4E9443AE" w:rsidR="00E66EB3" w:rsidRDefault="00E66EB3" w:rsidP="00154C75"/>
    <w:p w14:paraId="28F541A7" w14:textId="094EB15F" w:rsidR="00E66EB3" w:rsidRDefault="00E66EB3" w:rsidP="00154C75"/>
    <w:p w14:paraId="2AF72C81" w14:textId="1F9927EF" w:rsidR="00E66EB3" w:rsidRDefault="00E66EB3" w:rsidP="00154C75"/>
    <w:p w14:paraId="519DCF12" w14:textId="2E11A614" w:rsidR="00E66EB3" w:rsidRDefault="00E66EB3" w:rsidP="00154C75"/>
    <w:p w14:paraId="03F7BDDA" w14:textId="7589914B" w:rsidR="00BE798A" w:rsidRPr="003D7737" w:rsidRDefault="007809B0" w:rsidP="005C1165">
      <w:pPr>
        <w:pStyle w:val="Titre2"/>
        <w:numPr>
          <w:ilvl w:val="0"/>
          <w:numId w:val="3"/>
        </w:numPr>
        <w:tabs>
          <w:tab w:val="left" w:pos="773"/>
        </w:tabs>
        <w:ind w:hanging="335"/>
        <w:rPr>
          <w:color w:val="0D0D0D"/>
        </w:rPr>
      </w:pPr>
      <w:bookmarkStart w:id="187" w:name="_Toc45355128"/>
      <w:r>
        <w:rPr>
          <w:color w:val="0D0D0D"/>
        </w:rPr>
        <w:lastRenderedPageBreak/>
        <w:t>Diagramme de</w:t>
      </w:r>
      <w:r w:rsidRPr="003D7737">
        <w:rPr>
          <w:color w:val="0D0D0D"/>
        </w:rPr>
        <w:t xml:space="preserve"> </w:t>
      </w:r>
      <w:r>
        <w:rPr>
          <w:color w:val="0D0D0D"/>
        </w:rPr>
        <w:t>classe</w:t>
      </w:r>
      <w:bookmarkEnd w:id="186"/>
      <w:r w:rsidR="00D42CD5">
        <w:rPr>
          <w:color w:val="0D0D0D"/>
        </w:rPr>
        <w:t>s</w:t>
      </w:r>
      <w:bookmarkEnd w:id="187"/>
    </w:p>
    <w:p w14:paraId="395DB498" w14:textId="1507A9B7" w:rsidR="00764181" w:rsidRDefault="003D7737" w:rsidP="00764181">
      <w:pPr>
        <w:pStyle w:val="Corpsdetexte"/>
        <w:spacing w:before="160" w:line="360" w:lineRule="auto"/>
        <w:ind w:left="438" w:right="454"/>
        <w:jc w:val="both"/>
        <w:rPr>
          <w:rStyle w:val="normaltextrun"/>
          <w:color w:val="000000"/>
          <w:shd w:val="clear" w:color="auto" w:fill="FFFFFF"/>
        </w:rPr>
      </w:pPr>
      <w:r>
        <w:rPr>
          <w:rStyle w:val="normaltextrun"/>
          <w:color w:val="000000"/>
          <w:shd w:val="clear" w:color="auto" w:fill="FFFFFF"/>
        </w:rPr>
        <w:t>Ce</w:t>
      </w:r>
      <w:r w:rsidR="00B77272" w:rsidRPr="00B77272">
        <w:rPr>
          <w:rStyle w:val="normaltextrun"/>
          <w:color w:val="000000"/>
          <w:shd w:val="clear" w:color="auto" w:fill="FFFFFF"/>
        </w:rPr>
        <w:t xml:space="preserve"> diagramme </w:t>
      </w:r>
      <w:r>
        <w:rPr>
          <w:rStyle w:val="normaltextrun"/>
          <w:color w:val="000000"/>
          <w:shd w:val="clear" w:color="auto" w:fill="FFFFFF"/>
        </w:rPr>
        <w:t xml:space="preserve">va </w:t>
      </w:r>
      <w:r w:rsidR="00B77272" w:rsidRPr="00B77272">
        <w:rPr>
          <w:rStyle w:val="normaltextrun"/>
          <w:color w:val="000000"/>
          <w:shd w:val="clear" w:color="auto" w:fill="FFFFFF"/>
        </w:rPr>
        <w:t>décri</w:t>
      </w:r>
      <w:r>
        <w:rPr>
          <w:rStyle w:val="normaltextrun"/>
          <w:color w:val="000000"/>
          <w:shd w:val="clear" w:color="auto" w:fill="FFFFFF"/>
        </w:rPr>
        <w:t>re</w:t>
      </w:r>
      <w:r w:rsidR="00B77272" w:rsidRPr="00B77272">
        <w:rPr>
          <w:rStyle w:val="normaltextrun"/>
          <w:color w:val="000000"/>
          <w:shd w:val="clear" w:color="auto" w:fill="FFFFFF"/>
        </w:rPr>
        <w:t xml:space="preserve"> clairement la structure d</w:t>
      </w:r>
      <w:r>
        <w:rPr>
          <w:rStyle w:val="normaltextrun"/>
          <w:color w:val="000000"/>
          <w:shd w:val="clear" w:color="auto" w:fill="FFFFFF"/>
        </w:rPr>
        <w:t>u s</w:t>
      </w:r>
      <w:r w:rsidR="00B77272" w:rsidRPr="00B77272">
        <w:rPr>
          <w:rStyle w:val="normaltextrun"/>
          <w:color w:val="000000"/>
          <w:shd w:val="clear" w:color="auto" w:fill="FFFFFF"/>
        </w:rPr>
        <w:t xml:space="preserve">ystème en modélisant </w:t>
      </w:r>
      <w:r>
        <w:rPr>
          <w:rStyle w:val="normaltextrun"/>
          <w:color w:val="000000"/>
          <w:shd w:val="clear" w:color="auto" w:fill="FFFFFF"/>
        </w:rPr>
        <w:t>chacune des</w:t>
      </w:r>
      <w:r w:rsidR="00B77272" w:rsidRPr="00B77272">
        <w:rPr>
          <w:rStyle w:val="normaltextrun"/>
          <w:color w:val="000000"/>
          <w:shd w:val="clear" w:color="auto" w:fill="FFFFFF"/>
        </w:rPr>
        <w:t xml:space="preserve"> classes</w:t>
      </w:r>
      <w:r>
        <w:rPr>
          <w:rStyle w:val="normaltextrun"/>
          <w:color w:val="000000"/>
          <w:shd w:val="clear" w:color="auto" w:fill="FFFFFF"/>
        </w:rPr>
        <w:t xml:space="preserve"> avec leurs</w:t>
      </w:r>
      <w:r w:rsidR="00B77272" w:rsidRPr="00B77272">
        <w:rPr>
          <w:rStyle w:val="normaltextrun"/>
          <w:color w:val="000000"/>
          <w:shd w:val="clear" w:color="auto" w:fill="FFFFFF"/>
        </w:rPr>
        <w:t xml:space="preserve"> attributs</w:t>
      </w:r>
      <w:r>
        <w:rPr>
          <w:rStyle w:val="normaltextrun"/>
          <w:color w:val="000000"/>
          <w:shd w:val="clear" w:color="auto" w:fill="FFFFFF"/>
        </w:rPr>
        <w:t xml:space="preserve"> et </w:t>
      </w:r>
      <w:r w:rsidR="00B77272" w:rsidRPr="00B77272">
        <w:rPr>
          <w:rStyle w:val="normaltextrun"/>
          <w:color w:val="000000"/>
          <w:shd w:val="clear" w:color="auto" w:fill="FFFFFF"/>
        </w:rPr>
        <w:t>opérations</w:t>
      </w:r>
      <w:r w:rsidR="00D60682">
        <w:rPr>
          <w:rStyle w:val="normaltextrun"/>
          <w:color w:val="000000"/>
          <w:shd w:val="clear" w:color="auto" w:fill="FFFFFF"/>
        </w:rPr>
        <w:t xml:space="preserve"> et les relations entre eux.</w:t>
      </w:r>
    </w:p>
    <w:p w14:paraId="27C18B0C" w14:textId="21FCC9BA" w:rsidR="00D60682" w:rsidRDefault="00D60682" w:rsidP="00AC10A5">
      <w:pPr>
        <w:pStyle w:val="Titre3"/>
        <w:numPr>
          <w:ilvl w:val="1"/>
          <w:numId w:val="17"/>
        </w:numPr>
        <w:tabs>
          <w:tab w:val="left" w:pos="963"/>
        </w:tabs>
        <w:spacing w:before="227"/>
      </w:pPr>
      <w:bookmarkStart w:id="188" w:name="_Toc45355129"/>
      <w:r>
        <w:t>Classes</w:t>
      </w:r>
      <w:bookmarkEnd w:id="188"/>
    </w:p>
    <w:p w14:paraId="2A1433A7" w14:textId="5CEF980E" w:rsidR="00D60682" w:rsidRPr="009535E7" w:rsidRDefault="00D60682" w:rsidP="00AC10A5">
      <w:pPr>
        <w:pStyle w:val="Corpsdetexte"/>
        <w:numPr>
          <w:ilvl w:val="0"/>
          <w:numId w:val="8"/>
        </w:numPr>
        <w:spacing w:before="160" w:line="360" w:lineRule="auto"/>
        <w:ind w:right="454"/>
        <w:jc w:val="both"/>
        <w:rPr>
          <w:rStyle w:val="normaltextrun"/>
          <w:b/>
          <w:bCs/>
          <w:color w:val="000000"/>
          <w:shd w:val="clear" w:color="auto" w:fill="FFFFFF"/>
        </w:rPr>
      </w:pPr>
      <w:r w:rsidRPr="009535E7">
        <w:rPr>
          <w:rStyle w:val="normaltextrun"/>
          <w:b/>
          <w:bCs/>
          <w:color w:val="000000"/>
          <w:shd w:val="clear" w:color="auto" w:fill="FFFFFF"/>
        </w:rPr>
        <w:t>Patient</w:t>
      </w:r>
      <w:r w:rsidR="009535E7">
        <w:rPr>
          <w:rStyle w:val="normaltextrun"/>
          <w:b/>
          <w:bCs/>
          <w:color w:val="000000"/>
          <w:shd w:val="clear" w:color="auto" w:fill="FFFFFF"/>
        </w:rPr>
        <w:t xml:space="preserve"> : </w:t>
      </w:r>
      <w:r w:rsidR="009535E7">
        <w:rPr>
          <w:rStyle w:val="normaltextrun"/>
          <w:color w:val="000000"/>
          <w:shd w:val="clear" w:color="auto" w:fill="FFFFFF"/>
        </w:rPr>
        <w:t>classe qui modélise un patient</w:t>
      </w:r>
    </w:p>
    <w:p w14:paraId="1508872B" w14:textId="272EBCE0"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IdPatient</w:t>
      </w:r>
      <w:proofErr w:type="spellEnd"/>
      <w:r>
        <w:rPr>
          <w:rStyle w:val="normaltextrun"/>
          <w:color w:val="000000"/>
          <w:shd w:val="clear" w:color="auto" w:fill="FFFFFF"/>
        </w:rPr>
        <w:t> :</w:t>
      </w:r>
      <w:r w:rsidRPr="009535E7">
        <w:rPr>
          <w:rStyle w:val="normaltextrun"/>
          <w:color w:val="000000"/>
          <w:shd w:val="clear" w:color="auto" w:fill="FFFFFF"/>
        </w:rPr>
        <w:tab/>
        <w:t>Identifiant du patient</w:t>
      </w:r>
    </w:p>
    <w:p w14:paraId="03363A24" w14:textId="7B9F041B"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CodePatient</w:t>
      </w:r>
      <w:proofErr w:type="spellEnd"/>
      <w:r>
        <w:rPr>
          <w:rStyle w:val="normaltextrun"/>
          <w:color w:val="000000"/>
          <w:shd w:val="clear" w:color="auto" w:fill="FFFFFF"/>
        </w:rPr>
        <w:t xml:space="preserve"> : Code</w:t>
      </w:r>
      <w:r w:rsidRPr="009535E7">
        <w:rPr>
          <w:rStyle w:val="normaltextrun"/>
          <w:color w:val="000000"/>
          <w:shd w:val="clear" w:color="auto" w:fill="FFFFFF"/>
        </w:rPr>
        <w:t xml:space="preserve"> du patient</w:t>
      </w:r>
    </w:p>
    <w:p w14:paraId="52612F6C" w14:textId="5BE0995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FirstNamePatient</w:t>
      </w:r>
      <w:proofErr w:type="spellEnd"/>
      <w:r>
        <w:rPr>
          <w:rStyle w:val="normaltextrun"/>
          <w:color w:val="000000"/>
          <w:shd w:val="clear" w:color="auto" w:fill="FFFFFF"/>
        </w:rPr>
        <w:t xml:space="preserve"> : Prénom</w:t>
      </w:r>
    </w:p>
    <w:p w14:paraId="756532DA" w14:textId="213C7709"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MidennamePatient</w:t>
      </w:r>
      <w:proofErr w:type="spellEnd"/>
      <w:r>
        <w:rPr>
          <w:rStyle w:val="normaltextrun"/>
          <w:color w:val="000000"/>
          <w:shd w:val="clear" w:color="auto" w:fill="FFFFFF"/>
        </w:rPr>
        <w:t xml:space="preserve"> : Nom</w:t>
      </w:r>
      <w:r w:rsidRPr="009535E7">
        <w:rPr>
          <w:rStyle w:val="normaltextrun"/>
          <w:color w:val="000000"/>
          <w:shd w:val="clear" w:color="auto" w:fill="FFFFFF"/>
        </w:rPr>
        <w:t xml:space="preserve"> de jeune fille</w:t>
      </w:r>
    </w:p>
    <w:p w14:paraId="465CC643" w14:textId="3C13BBDA"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LastNamePatient</w:t>
      </w:r>
      <w:proofErr w:type="spellEnd"/>
      <w:r>
        <w:rPr>
          <w:rStyle w:val="normaltextrun"/>
          <w:color w:val="000000"/>
          <w:shd w:val="clear" w:color="auto" w:fill="FFFFFF"/>
        </w:rPr>
        <w:t xml:space="preserve"> : Nom</w:t>
      </w:r>
    </w:p>
    <w:p w14:paraId="702ED5EC" w14:textId="0AE3AD38"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DateOfBirth</w:t>
      </w:r>
      <w:proofErr w:type="spellEnd"/>
      <w:r>
        <w:rPr>
          <w:rStyle w:val="normaltextrun"/>
          <w:color w:val="000000"/>
          <w:shd w:val="clear" w:color="auto" w:fill="FFFFFF"/>
        </w:rPr>
        <w:t xml:space="preserve"> : Date</w:t>
      </w:r>
      <w:r w:rsidRPr="009535E7">
        <w:rPr>
          <w:rStyle w:val="normaltextrun"/>
          <w:color w:val="000000"/>
          <w:shd w:val="clear" w:color="auto" w:fill="FFFFFF"/>
        </w:rPr>
        <w:t xml:space="preserve"> de naissance du patient</w:t>
      </w:r>
    </w:p>
    <w:p w14:paraId="4FD1B9EA" w14:textId="24905201"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PhonePatient</w:t>
      </w:r>
      <w:proofErr w:type="spellEnd"/>
      <w:r>
        <w:rPr>
          <w:rStyle w:val="normaltextrun"/>
          <w:color w:val="000000"/>
          <w:shd w:val="clear" w:color="auto" w:fill="FFFFFF"/>
        </w:rPr>
        <w:t xml:space="preserve"> : Téléphone</w:t>
      </w:r>
    </w:p>
    <w:p w14:paraId="3BD63786" w14:textId="59FF03D3"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AdressPatient</w:t>
      </w:r>
      <w:proofErr w:type="spellEnd"/>
      <w:r>
        <w:rPr>
          <w:rStyle w:val="normaltextrun"/>
          <w:color w:val="000000"/>
          <w:shd w:val="clear" w:color="auto" w:fill="FFFFFF"/>
        </w:rPr>
        <w:t xml:space="preserve"> : Adresse</w:t>
      </w:r>
      <w:r w:rsidRPr="009535E7">
        <w:rPr>
          <w:rStyle w:val="normaltextrun"/>
          <w:color w:val="000000"/>
          <w:shd w:val="clear" w:color="auto" w:fill="FFFFFF"/>
        </w:rPr>
        <w:t xml:space="preserve"> du patient</w:t>
      </w:r>
    </w:p>
    <w:p w14:paraId="241CF0A4" w14:textId="3C878E26"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CityPatient</w:t>
      </w:r>
      <w:proofErr w:type="spellEnd"/>
      <w:r>
        <w:rPr>
          <w:rStyle w:val="normaltextrun"/>
          <w:color w:val="000000"/>
          <w:shd w:val="clear" w:color="auto" w:fill="FFFFFF"/>
        </w:rPr>
        <w:t xml:space="preserve"> : Ville</w:t>
      </w:r>
      <w:r w:rsidRPr="009535E7">
        <w:rPr>
          <w:rStyle w:val="normaltextrun"/>
          <w:color w:val="000000"/>
          <w:shd w:val="clear" w:color="auto" w:fill="FFFFFF"/>
        </w:rPr>
        <w:t xml:space="preserve"> du patient</w:t>
      </w:r>
    </w:p>
    <w:p w14:paraId="054878B5" w14:textId="083A1254"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CountryPatient</w:t>
      </w:r>
      <w:proofErr w:type="spellEnd"/>
      <w:r>
        <w:rPr>
          <w:rStyle w:val="normaltextrun"/>
          <w:color w:val="000000"/>
          <w:shd w:val="clear" w:color="auto" w:fill="FFFFFF"/>
        </w:rPr>
        <w:t xml:space="preserve"> : Pays</w:t>
      </w:r>
      <w:r w:rsidRPr="009535E7">
        <w:rPr>
          <w:rStyle w:val="normaltextrun"/>
          <w:color w:val="000000"/>
          <w:shd w:val="clear" w:color="auto" w:fill="FFFFFF"/>
        </w:rPr>
        <w:t xml:space="preserve"> du patient</w:t>
      </w:r>
    </w:p>
    <w:p w14:paraId="484B62EA" w14:textId="29C79F3A" w:rsid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SexPatient</w:t>
      </w:r>
      <w:proofErr w:type="spellEnd"/>
      <w:r>
        <w:rPr>
          <w:rStyle w:val="normaltextrun"/>
          <w:color w:val="000000"/>
          <w:shd w:val="clear" w:color="auto" w:fill="FFFFFF"/>
        </w:rPr>
        <w:t xml:space="preserve"> : Genre</w:t>
      </w:r>
    </w:p>
    <w:p w14:paraId="6A344D75" w14:textId="77777777" w:rsidR="00417DFC" w:rsidRPr="009535E7" w:rsidRDefault="00417DFC" w:rsidP="00417DFC">
      <w:pPr>
        <w:rPr>
          <w:rStyle w:val="normaltextrun"/>
          <w:color w:val="000000"/>
          <w:shd w:val="clear" w:color="auto" w:fill="FFFFFF"/>
        </w:rPr>
      </w:pPr>
    </w:p>
    <w:p w14:paraId="22403A47" w14:textId="3CBAA7BC" w:rsidR="009535E7" w:rsidRPr="009535E7" w:rsidRDefault="009535E7" w:rsidP="00AC10A5">
      <w:pPr>
        <w:pStyle w:val="Corpsdetexte"/>
        <w:numPr>
          <w:ilvl w:val="0"/>
          <w:numId w:val="8"/>
        </w:numPr>
        <w:spacing w:before="160" w:line="360" w:lineRule="auto"/>
        <w:ind w:right="454"/>
        <w:jc w:val="both"/>
        <w:rPr>
          <w:rStyle w:val="normaltextrun"/>
          <w:b/>
          <w:bCs/>
          <w:color w:val="000000"/>
          <w:shd w:val="clear" w:color="auto" w:fill="FFFFFF"/>
        </w:rPr>
      </w:pPr>
      <w:proofErr w:type="spellStart"/>
      <w:r w:rsidRPr="009535E7">
        <w:rPr>
          <w:rStyle w:val="normaltextrun"/>
          <w:b/>
          <w:bCs/>
          <w:color w:val="000000"/>
          <w:shd w:val="clear" w:color="auto" w:fill="FFFFFF"/>
        </w:rPr>
        <w:t>Study</w:t>
      </w:r>
      <w:proofErr w:type="spellEnd"/>
      <w:r>
        <w:rPr>
          <w:rStyle w:val="normaltextrun"/>
          <w:b/>
          <w:bCs/>
          <w:color w:val="000000"/>
          <w:shd w:val="clear" w:color="auto" w:fill="FFFFFF"/>
        </w:rPr>
        <w:t xml:space="preserve"> : </w:t>
      </w:r>
      <w:r>
        <w:rPr>
          <w:rStyle w:val="normaltextrun"/>
          <w:color w:val="000000"/>
          <w:shd w:val="clear" w:color="auto" w:fill="FFFFFF"/>
        </w:rPr>
        <w:t xml:space="preserve">classe qui modélise un examen médical </w:t>
      </w:r>
    </w:p>
    <w:p w14:paraId="4080D590"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proofErr w:type="gramStart"/>
      <w:r w:rsidRPr="008A7321">
        <w:rPr>
          <w:rStyle w:val="normaltextrun"/>
          <w:color w:val="000000"/>
          <w:shd w:val="clear" w:color="auto" w:fill="FFFFFF"/>
          <w:lang w:val="en-US"/>
        </w:rPr>
        <w:t>IdStudy:Identifiant</w:t>
      </w:r>
      <w:proofErr w:type="spellEnd"/>
      <w:proofErr w:type="gramEnd"/>
      <w:r w:rsidRPr="009535E7">
        <w:rPr>
          <w:rStyle w:val="normaltextrun"/>
          <w:color w:val="000000"/>
          <w:shd w:val="clear" w:color="auto" w:fill="FFFFFF"/>
        </w:rPr>
        <w:t xml:space="preserve"> de l’examen</w:t>
      </w:r>
    </w:p>
    <w:p w14:paraId="298DD7EB" w14:textId="209CE6D2"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IdPatient</w:t>
      </w:r>
      <w:proofErr w:type="spellEnd"/>
      <w:r w:rsidRPr="009535E7">
        <w:rPr>
          <w:rStyle w:val="normaltextrun"/>
          <w:color w:val="000000"/>
          <w:shd w:val="clear" w:color="auto" w:fill="FFFFFF"/>
        </w:rPr>
        <w:t>: Identifiant</w:t>
      </w:r>
      <w:r w:rsidR="009535E7" w:rsidRPr="009535E7">
        <w:rPr>
          <w:rStyle w:val="normaltextrun"/>
          <w:color w:val="000000"/>
          <w:shd w:val="clear" w:color="auto" w:fill="FFFFFF"/>
        </w:rPr>
        <w:t xml:space="preserve"> du patient</w:t>
      </w:r>
    </w:p>
    <w:p w14:paraId="41A12DB5"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IdRadiologist:Identifiant</w:t>
      </w:r>
      <w:proofErr w:type="spellEnd"/>
      <w:proofErr w:type="gramEnd"/>
      <w:r w:rsidRPr="009535E7">
        <w:rPr>
          <w:rStyle w:val="normaltextrun"/>
          <w:color w:val="000000"/>
          <w:shd w:val="clear" w:color="auto" w:fill="FFFFFF"/>
        </w:rPr>
        <w:t xml:space="preserve"> du radiologue</w:t>
      </w:r>
    </w:p>
    <w:p w14:paraId="5F6362B3"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TypeofStudy:Type</w:t>
      </w:r>
      <w:proofErr w:type="spellEnd"/>
      <w:proofErr w:type="gramEnd"/>
      <w:r w:rsidRPr="009535E7">
        <w:rPr>
          <w:rStyle w:val="normaltextrun"/>
          <w:color w:val="000000"/>
          <w:shd w:val="clear" w:color="auto" w:fill="FFFFFF"/>
        </w:rPr>
        <w:t xml:space="preserve"> d’examen effectué</w:t>
      </w:r>
    </w:p>
    <w:p w14:paraId="02CE6717" w14:textId="253D5587" w:rsid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DateStudy</w:t>
      </w:r>
      <w:proofErr w:type="spellEnd"/>
      <w:r w:rsidRPr="009535E7">
        <w:rPr>
          <w:rStyle w:val="normaltextrun"/>
          <w:color w:val="000000"/>
          <w:shd w:val="clear" w:color="auto" w:fill="FFFFFF"/>
        </w:rPr>
        <w:t xml:space="preserve"> : Date</w:t>
      </w:r>
      <w:r w:rsidR="009535E7" w:rsidRPr="009535E7">
        <w:rPr>
          <w:rStyle w:val="normaltextrun"/>
          <w:color w:val="000000"/>
          <w:shd w:val="clear" w:color="auto" w:fill="FFFFFF"/>
        </w:rPr>
        <w:t xml:space="preserve"> de l’examen</w:t>
      </w:r>
    </w:p>
    <w:p w14:paraId="3D06D6CA" w14:textId="5FF894DD" w:rsidR="00E66EB3" w:rsidRDefault="00E66EB3" w:rsidP="00E66EB3">
      <w:pPr>
        <w:pStyle w:val="Corpsdetexte"/>
        <w:spacing w:before="160" w:line="360" w:lineRule="auto"/>
        <w:ind w:right="454"/>
        <w:jc w:val="both"/>
        <w:rPr>
          <w:rStyle w:val="normaltextrun"/>
          <w:color w:val="000000"/>
          <w:shd w:val="clear" w:color="auto" w:fill="FFFFFF"/>
        </w:rPr>
      </w:pPr>
    </w:p>
    <w:p w14:paraId="5E73D825" w14:textId="1D37F8EE" w:rsidR="00E66EB3" w:rsidRDefault="00E66EB3" w:rsidP="00E66EB3">
      <w:pPr>
        <w:pStyle w:val="Corpsdetexte"/>
        <w:spacing w:before="160" w:line="360" w:lineRule="auto"/>
        <w:ind w:right="454"/>
        <w:jc w:val="both"/>
        <w:rPr>
          <w:rStyle w:val="normaltextrun"/>
          <w:color w:val="000000"/>
          <w:shd w:val="clear" w:color="auto" w:fill="FFFFFF"/>
        </w:rPr>
      </w:pPr>
    </w:p>
    <w:p w14:paraId="29FAEBB6" w14:textId="2912DAF8" w:rsidR="009535E7" w:rsidRPr="009535E7" w:rsidRDefault="009535E7" w:rsidP="00AC10A5">
      <w:pPr>
        <w:pStyle w:val="Corpsdetexte"/>
        <w:numPr>
          <w:ilvl w:val="0"/>
          <w:numId w:val="8"/>
        </w:numPr>
        <w:spacing w:before="160" w:line="360" w:lineRule="auto"/>
        <w:ind w:right="454"/>
        <w:jc w:val="both"/>
        <w:rPr>
          <w:rStyle w:val="normaltextrun"/>
          <w:b/>
          <w:bCs/>
          <w:color w:val="000000"/>
          <w:shd w:val="clear" w:color="auto" w:fill="FFFFFF"/>
        </w:rPr>
      </w:pPr>
      <w:r w:rsidRPr="009535E7">
        <w:rPr>
          <w:rStyle w:val="normaltextrun"/>
          <w:bCs/>
          <w:color w:val="000000"/>
          <w:shd w:val="clear" w:color="auto" w:fill="FFFFFF"/>
        </w:rPr>
        <w:lastRenderedPageBreak/>
        <w:t xml:space="preserve"> </w:t>
      </w:r>
      <w:proofErr w:type="spellStart"/>
      <w:r w:rsidRPr="009535E7">
        <w:rPr>
          <w:rStyle w:val="normaltextrun"/>
          <w:b/>
          <w:bCs/>
          <w:color w:val="000000"/>
          <w:shd w:val="clear" w:color="auto" w:fill="FFFFFF"/>
        </w:rPr>
        <w:t>StudyThyroid</w:t>
      </w:r>
      <w:proofErr w:type="spellEnd"/>
      <w:r w:rsidRPr="009535E7">
        <w:rPr>
          <w:rStyle w:val="normaltextrun"/>
          <w:b/>
          <w:bCs/>
          <w:color w:val="000000"/>
          <w:shd w:val="clear" w:color="auto" w:fill="FFFFFF"/>
        </w:rPr>
        <w:t xml:space="preserve"> </w:t>
      </w:r>
      <w:r>
        <w:rPr>
          <w:rStyle w:val="normaltextrun"/>
          <w:b/>
          <w:bCs/>
          <w:color w:val="000000"/>
          <w:shd w:val="clear" w:color="auto" w:fill="FFFFFF"/>
        </w:rPr>
        <w:t xml:space="preserve">: </w:t>
      </w:r>
      <w:r w:rsidRPr="009535E7">
        <w:rPr>
          <w:rStyle w:val="normaltextrun"/>
          <w:color w:val="000000"/>
          <w:shd w:val="clear" w:color="auto" w:fill="FFFFFF"/>
        </w:rPr>
        <w:t xml:space="preserve">classe qui modélise un examen </w:t>
      </w:r>
      <w:r>
        <w:rPr>
          <w:rStyle w:val="normaltextrun"/>
          <w:color w:val="000000"/>
          <w:shd w:val="clear" w:color="auto" w:fill="FFFFFF"/>
        </w:rPr>
        <w:t xml:space="preserve">de </w:t>
      </w:r>
      <w:proofErr w:type="spellStart"/>
      <w:r>
        <w:rPr>
          <w:rStyle w:val="normaltextrun"/>
          <w:color w:val="000000"/>
          <w:shd w:val="clear" w:color="auto" w:fill="FFFFFF"/>
        </w:rPr>
        <w:t>thyroide</w:t>
      </w:r>
      <w:proofErr w:type="spellEnd"/>
    </w:p>
    <w:p w14:paraId="194950FC" w14:textId="3C87D4F4" w:rsidR="009535E7" w:rsidRPr="009535E7" w:rsidRDefault="00674E33"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IdStudyThyroid</w:t>
      </w:r>
      <w:proofErr w:type="spellEnd"/>
      <w:r w:rsidRPr="009535E7">
        <w:rPr>
          <w:rStyle w:val="normaltextrun"/>
          <w:color w:val="000000"/>
          <w:shd w:val="clear" w:color="auto" w:fill="FFFFFF"/>
        </w:rPr>
        <w:t xml:space="preserve"> :</w:t>
      </w:r>
      <w:r>
        <w:rPr>
          <w:rStyle w:val="normaltextrun"/>
          <w:color w:val="000000"/>
          <w:shd w:val="clear" w:color="auto" w:fill="FFFFFF"/>
        </w:rPr>
        <w:t xml:space="preserve"> </w:t>
      </w:r>
      <w:r w:rsidR="009535E7" w:rsidRPr="009535E7">
        <w:rPr>
          <w:rStyle w:val="normaltextrun"/>
          <w:color w:val="000000"/>
          <w:shd w:val="clear" w:color="auto" w:fill="FFFFFF"/>
        </w:rPr>
        <w:t>Identifiant de l’examen</w:t>
      </w:r>
    </w:p>
    <w:p w14:paraId="2CB48B85" w14:textId="440DC847"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Volume : Le</w:t>
      </w:r>
      <w:r w:rsidR="009535E7" w:rsidRPr="009535E7">
        <w:rPr>
          <w:rStyle w:val="normaltextrun"/>
          <w:color w:val="000000"/>
          <w:shd w:val="clear" w:color="auto" w:fill="FFFFFF"/>
        </w:rPr>
        <w:t xml:space="preserve"> volume </w:t>
      </w:r>
    </w:p>
    <w:p w14:paraId="25593B18" w14:textId="5FB00A3C"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Vascularization</w:t>
      </w:r>
      <w:proofErr w:type="spellEnd"/>
      <w:r w:rsidRPr="009535E7">
        <w:rPr>
          <w:rStyle w:val="normaltextrun"/>
          <w:color w:val="000000"/>
          <w:shd w:val="clear" w:color="auto" w:fill="FFFFFF"/>
        </w:rPr>
        <w:t>: La</w:t>
      </w:r>
      <w:r w:rsidR="009535E7" w:rsidRPr="009535E7">
        <w:rPr>
          <w:rStyle w:val="normaltextrun"/>
          <w:color w:val="000000"/>
          <w:shd w:val="clear" w:color="auto" w:fill="FFFFFF"/>
        </w:rPr>
        <w:t xml:space="preserve"> vascularisation</w:t>
      </w:r>
    </w:p>
    <w:p w14:paraId="6B3CD006" w14:textId="506F3FEE"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L’</w:t>
      </w:r>
      <w:proofErr w:type="spellStart"/>
      <w:r w:rsidRPr="009535E7">
        <w:rPr>
          <w:rStyle w:val="normaltextrun"/>
          <w:color w:val="000000"/>
          <w:shd w:val="clear" w:color="auto" w:fill="FFFFFF"/>
        </w:rPr>
        <w:t>Échogénicité</w:t>
      </w:r>
      <w:proofErr w:type="spellEnd"/>
      <w:r w:rsidR="009535E7" w:rsidRPr="009535E7">
        <w:rPr>
          <w:rStyle w:val="normaltextrun"/>
          <w:color w:val="000000"/>
          <w:shd w:val="clear" w:color="auto" w:fill="FFFFFF"/>
        </w:rPr>
        <w:t xml:space="preserve"> glandulaire</w:t>
      </w:r>
    </w:p>
    <w:p w14:paraId="17055AE3" w14:textId="177D1CA0"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LymphNodeUltra</w:t>
      </w:r>
      <w:proofErr w:type="spellEnd"/>
      <w:r w:rsidRPr="009535E7">
        <w:rPr>
          <w:rStyle w:val="normaltextrun"/>
          <w:color w:val="000000"/>
          <w:shd w:val="clear" w:color="auto" w:fill="FFFFFF"/>
        </w:rPr>
        <w:t>: Étude</w:t>
      </w:r>
      <w:r w:rsidR="009535E7" w:rsidRPr="009535E7">
        <w:rPr>
          <w:rStyle w:val="normaltextrun"/>
          <w:color w:val="000000"/>
          <w:shd w:val="clear" w:color="auto" w:fill="FFFFFF"/>
        </w:rPr>
        <w:t xml:space="preserve"> de l’état des ganglions lymphatiques </w:t>
      </w:r>
    </w:p>
    <w:p w14:paraId="437C6EBC" w14:textId="4F96C78F"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ThyroglossalTractStudy</w:t>
      </w:r>
      <w:proofErr w:type="spellEnd"/>
      <w:r w:rsidRPr="009535E7">
        <w:rPr>
          <w:rStyle w:val="normaltextrun"/>
          <w:color w:val="000000"/>
          <w:shd w:val="clear" w:color="auto" w:fill="FFFFFF"/>
        </w:rPr>
        <w:t xml:space="preserve"> : Étude</w:t>
      </w:r>
      <w:r w:rsidR="009535E7" w:rsidRPr="009535E7">
        <w:rPr>
          <w:rStyle w:val="normaltextrun"/>
          <w:color w:val="000000"/>
          <w:shd w:val="clear" w:color="auto" w:fill="FFFFFF"/>
        </w:rPr>
        <w:t xml:space="preserve"> du tractus </w:t>
      </w:r>
      <w:proofErr w:type="spellStart"/>
      <w:r w:rsidR="009535E7" w:rsidRPr="009535E7">
        <w:rPr>
          <w:rStyle w:val="normaltextrun"/>
          <w:color w:val="000000"/>
          <w:shd w:val="clear" w:color="auto" w:fill="FFFFFF"/>
        </w:rPr>
        <w:t>thyréoglosse</w:t>
      </w:r>
      <w:proofErr w:type="spellEnd"/>
      <w:r w:rsidR="009535E7" w:rsidRPr="009535E7">
        <w:rPr>
          <w:rStyle w:val="normaltextrun"/>
          <w:color w:val="000000"/>
          <w:shd w:val="clear" w:color="auto" w:fill="FFFFFF"/>
        </w:rPr>
        <w:t xml:space="preserve">   </w:t>
      </w:r>
    </w:p>
    <w:p w14:paraId="17B10BF3" w14:textId="0FCE5DB7" w:rsid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Recommendation</w:t>
      </w:r>
      <w:proofErr w:type="spellEnd"/>
      <w:r w:rsidRPr="009535E7">
        <w:rPr>
          <w:rStyle w:val="normaltextrun"/>
          <w:color w:val="000000"/>
          <w:shd w:val="clear" w:color="auto" w:fill="FFFFFF"/>
        </w:rPr>
        <w:t>: Conseil</w:t>
      </w:r>
      <w:r w:rsidR="009535E7" w:rsidRPr="009535E7">
        <w:rPr>
          <w:rStyle w:val="normaltextrun"/>
          <w:color w:val="000000"/>
          <w:shd w:val="clear" w:color="auto" w:fill="FFFFFF"/>
        </w:rPr>
        <w:t xml:space="preserve"> de conduite à tenir</w:t>
      </w:r>
    </w:p>
    <w:p w14:paraId="7AEE0101" w14:textId="77777777" w:rsidR="00E66EB3" w:rsidRDefault="00E66EB3" w:rsidP="00E66EB3">
      <w:pPr>
        <w:pStyle w:val="Corpsdetexte"/>
        <w:spacing w:before="160" w:line="360" w:lineRule="auto"/>
        <w:ind w:right="454"/>
        <w:jc w:val="both"/>
        <w:rPr>
          <w:rStyle w:val="normaltextrun"/>
          <w:color w:val="000000"/>
          <w:shd w:val="clear" w:color="auto" w:fill="FFFFFF"/>
        </w:rPr>
      </w:pPr>
    </w:p>
    <w:p w14:paraId="0B8998D9" w14:textId="31B2E821" w:rsidR="009535E7" w:rsidRPr="009535E7" w:rsidRDefault="009535E7" w:rsidP="00AC10A5">
      <w:pPr>
        <w:pStyle w:val="Corpsdetexte"/>
        <w:numPr>
          <w:ilvl w:val="0"/>
          <w:numId w:val="8"/>
        </w:numPr>
        <w:spacing w:before="160" w:line="360" w:lineRule="auto"/>
        <w:ind w:right="454"/>
        <w:jc w:val="both"/>
        <w:rPr>
          <w:rStyle w:val="normaltextrun"/>
          <w:color w:val="000000"/>
          <w:shd w:val="clear" w:color="auto" w:fill="FFFFFF"/>
        </w:rPr>
      </w:pPr>
      <w:r w:rsidRPr="009535E7">
        <w:rPr>
          <w:rStyle w:val="normaltextrun"/>
          <w:b/>
          <w:bCs/>
          <w:color w:val="000000"/>
          <w:shd w:val="clear" w:color="auto" w:fill="FFFFFF"/>
        </w:rPr>
        <w:t>Nodule</w:t>
      </w:r>
      <w:r>
        <w:rPr>
          <w:rStyle w:val="normaltextrun"/>
          <w:color w:val="000000"/>
          <w:shd w:val="clear" w:color="auto" w:fill="FFFFFF"/>
        </w:rPr>
        <w:t> : classe qui modélise un nodule</w:t>
      </w:r>
    </w:p>
    <w:p w14:paraId="0F6E80F7"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IdNodule:Identifiant</w:t>
      </w:r>
      <w:proofErr w:type="spellEnd"/>
      <w:proofErr w:type="gramEnd"/>
      <w:r w:rsidRPr="009535E7">
        <w:rPr>
          <w:rStyle w:val="normaltextrun"/>
          <w:color w:val="000000"/>
          <w:shd w:val="clear" w:color="auto" w:fill="FFFFFF"/>
        </w:rPr>
        <w:t xml:space="preserve"> du nodule</w:t>
      </w:r>
    </w:p>
    <w:p w14:paraId="1D562C92" w14:textId="79EEB535"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IdStudy</w:t>
      </w:r>
      <w:proofErr w:type="spellEnd"/>
      <w:r w:rsidRPr="009535E7">
        <w:rPr>
          <w:rStyle w:val="normaltextrun"/>
          <w:color w:val="000000"/>
          <w:shd w:val="clear" w:color="auto" w:fill="FFFFFF"/>
        </w:rPr>
        <w:t xml:space="preserve"> : Examen</w:t>
      </w:r>
      <w:r w:rsidR="009535E7" w:rsidRPr="009535E7">
        <w:rPr>
          <w:rStyle w:val="normaltextrun"/>
          <w:color w:val="000000"/>
          <w:shd w:val="clear" w:color="auto" w:fill="FFFFFF"/>
        </w:rPr>
        <w:t xml:space="preserve"> associée </w:t>
      </w:r>
    </w:p>
    <w:p w14:paraId="0DF8904B" w14:textId="6C6ED345"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Size : Taille</w:t>
      </w:r>
      <w:r w:rsidR="009535E7" w:rsidRPr="009535E7">
        <w:rPr>
          <w:rStyle w:val="normaltextrun"/>
          <w:color w:val="000000"/>
          <w:shd w:val="clear" w:color="auto" w:fill="FFFFFF"/>
        </w:rPr>
        <w:t xml:space="preserve"> de nodule</w:t>
      </w:r>
    </w:p>
    <w:p w14:paraId="13C44A04" w14:textId="62DFAFBE"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Location : Localisation</w:t>
      </w:r>
    </w:p>
    <w:p w14:paraId="6C583AD7" w14:textId="499D87F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Shape : Forme</w:t>
      </w:r>
    </w:p>
    <w:p w14:paraId="0FD63D93" w14:textId="77D8C631"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Margin</w:t>
      </w:r>
      <w:proofErr w:type="spellEnd"/>
      <w:r w:rsidRPr="009535E7">
        <w:rPr>
          <w:rStyle w:val="normaltextrun"/>
          <w:color w:val="000000"/>
          <w:shd w:val="clear" w:color="auto" w:fill="FFFFFF"/>
        </w:rPr>
        <w:t xml:space="preserve"> : Contours</w:t>
      </w:r>
    </w:p>
    <w:p w14:paraId="2904E06F" w14:textId="28817AE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w:t>
      </w:r>
      <w:proofErr w:type="spellStart"/>
      <w:r w:rsidRPr="009535E7">
        <w:rPr>
          <w:rStyle w:val="normaltextrun"/>
          <w:color w:val="000000"/>
          <w:shd w:val="clear" w:color="auto" w:fill="FFFFFF"/>
        </w:rPr>
        <w:t>Échogénicité</w:t>
      </w:r>
      <w:proofErr w:type="spellEnd"/>
    </w:p>
    <w:p w14:paraId="3B22C65C" w14:textId="191A9D53"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 xml:space="preserve">Composition : </w:t>
      </w:r>
      <w:proofErr w:type="spellStart"/>
      <w:r w:rsidRPr="009535E7">
        <w:rPr>
          <w:rStyle w:val="normaltextrun"/>
          <w:color w:val="000000"/>
          <w:shd w:val="clear" w:color="auto" w:fill="FFFFFF"/>
        </w:rPr>
        <w:t>Échostructure</w:t>
      </w:r>
      <w:proofErr w:type="spellEnd"/>
      <w:r w:rsidR="009535E7" w:rsidRPr="009535E7">
        <w:rPr>
          <w:rStyle w:val="normaltextrun"/>
          <w:color w:val="000000"/>
          <w:shd w:val="clear" w:color="auto" w:fill="FFFFFF"/>
        </w:rPr>
        <w:t xml:space="preserve"> (Composition)</w:t>
      </w:r>
    </w:p>
    <w:p w14:paraId="40208E90" w14:textId="69EE143D"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EchogenicFoci</w:t>
      </w:r>
      <w:proofErr w:type="spellEnd"/>
      <w:r w:rsidRPr="009535E7">
        <w:rPr>
          <w:rStyle w:val="normaltextrun"/>
          <w:color w:val="000000"/>
          <w:shd w:val="clear" w:color="auto" w:fill="FFFFFF"/>
        </w:rPr>
        <w:t xml:space="preserve"> : Foyer</w:t>
      </w:r>
      <w:r w:rsidR="009535E7" w:rsidRPr="009535E7">
        <w:rPr>
          <w:rStyle w:val="normaltextrun"/>
          <w:color w:val="000000"/>
          <w:shd w:val="clear" w:color="auto" w:fill="FFFFFF"/>
        </w:rPr>
        <w:t xml:space="preserve"> échogène intra cardiaque</w:t>
      </w:r>
    </w:p>
    <w:p w14:paraId="3C0A0DAB" w14:textId="20AAB2F6"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Calcifications : type</w:t>
      </w:r>
      <w:r w:rsidR="009535E7" w:rsidRPr="009535E7">
        <w:rPr>
          <w:rStyle w:val="normaltextrun"/>
          <w:color w:val="000000"/>
          <w:shd w:val="clear" w:color="auto" w:fill="FFFFFF"/>
        </w:rPr>
        <w:t xml:space="preserve"> de calcifications, pour les nodules calcifiés</w:t>
      </w:r>
    </w:p>
    <w:p w14:paraId="68BB2D6A" w14:textId="0CC6EEA2"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ExtraThyroidExtension</w:t>
      </w:r>
      <w:proofErr w:type="spellEnd"/>
      <w:r w:rsidRPr="009535E7">
        <w:rPr>
          <w:rStyle w:val="normaltextrun"/>
          <w:color w:val="000000"/>
          <w:shd w:val="clear" w:color="auto" w:fill="FFFFFF"/>
        </w:rPr>
        <w:t xml:space="preserve"> : Extension</w:t>
      </w:r>
      <w:r w:rsidR="009535E7" w:rsidRPr="009535E7">
        <w:rPr>
          <w:rStyle w:val="normaltextrun"/>
          <w:color w:val="000000"/>
          <w:shd w:val="clear" w:color="auto" w:fill="FFFFFF"/>
        </w:rPr>
        <w:t xml:space="preserve"> extra thyroïdienne</w:t>
      </w:r>
    </w:p>
    <w:p w14:paraId="6FCA229B" w14:textId="3D40D16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Cartography</w:t>
      </w:r>
      <w:proofErr w:type="spellEnd"/>
      <w:r w:rsidRPr="009535E7">
        <w:rPr>
          <w:rStyle w:val="normaltextrun"/>
          <w:color w:val="000000"/>
          <w:shd w:val="clear" w:color="auto" w:fill="FFFFFF"/>
        </w:rPr>
        <w:t xml:space="preserve"> : Cartographie</w:t>
      </w:r>
      <w:r w:rsidR="009535E7" w:rsidRPr="009535E7">
        <w:rPr>
          <w:rStyle w:val="normaltextrun"/>
          <w:color w:val="000000"/>
          <w:shd w:val="clear" w:color="auto" w:fill="FFFFFF"/>
        </w:rPr>
        <w:t xml:space="preserve"> nodulaire</w:t>
      </w:r>
    </w:p>
    <w:p w14:paraId="389E921D" w14:textId="61E2078F"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Evolution : Évolution</w:t>
      </w:r>
      <w:r w:rsidR="009535E7" w:rsidRPr="009535E7">
        <w:rPr>
          <w:rStyle w:val="normaltextrun"/>
          <w:color w:val="000000"/>
          <w:shd w:val="clear" w:color="auto" w:fill="FFFFFF"/>
        </w:rPr>
        <w:t xml:space="preserve"> du nodule d’un examen à l’autre</w:t>
      </w:r>
    </w:p>
    <w:p w14:paraId="51A03AD5" w14:textId="21DD92F5" w:rsidR="00A81D98" w:rsidRPr="006564A2" w:rsidRDefault="008A7321" w:rsidP="00AC10A5">
      <w:pPr>
        <w:pStyle w:val="Corpsdetexte"/>
        <w:numPr>
          <w:ilvl w:val="1"/>
          <w:numId w:val="8"/>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ScoreTIRADS</w:t>
      </w:r>
      <w:proofErr w:type="spellEnd"/>
      <w:r w:rsidRPr="009535E7">
        <w:rPr>
          <w:rStyle w:val="normaltextrun"/>
          <w:color w:val="000000"/>
          <w:shd w:val="clear" w:color="auto" w:fill="FFFFFF"/>
        </w:rPr>
        <w:t xml:space="preserve"> : Score</w:t>
      </w:r>
      <w:r w:rsidR="009535E7" w:rsidRPr="009535E7">
        <w:rPr>
          <w:rStyle w:val="normaltextrun"/>
          <w:color w:val="000000"/>
          <w:shd w:val="clear" w:color="auto" w:fill="FFFFFF"/>
        </w:rPr>
        <w:t xml:space="preserve"> TIRADS </w:t>
      </w:r>
    </w:p>
    <w:p w14:paraId="55DA6718" w14:textId="13A495B1" w:rsidR="00620C72" w:rsidRDefault="00620C72" w:rsidP="00620C72">
      <w:pPr>
        <w:rPr>
          <w:lang w:val="fr-CA"/>
        </w:rPr>
      </w:pPr>
    </w:p>
    <w:p w14:paraId="6A69EAD8" w14:textId="76A132AD" w:rsidR="009535E7" w:rsidRDefault="009535E7" w:rsidP="00AC10A5">
      <w:pPr>
        <w:pStyle w:val="Titre3"/>
        <w:numPr>
          <w:ilvl w:val="1"/>
          <w:numId w:val="18"/>
        </w:numPr>
        <w:tabs>
          <w:tab w:val="left" w:pos="963"/>
        </w:tabs>
        <w:spacing w:before="227"/>
      </w:pPr>
      <w:bookmarkStart w:id="189" w:name="_Toc45355130"/>
      <w:r>
        <w:lastRenderedPageBreak/>
        <w:t>Relations entre classes</w:t>
      </w:r>
      <w:bookmarkEnd w:id="189"/>
      <w:r w:rsidRPr="003D7737">
        <w:t xml:space="preserve"> </w:t>
      </w:r>
    </w:p>
    <w:p w14:paraId="34B2B5D9"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patient peut passer plusieurs examens.</w:t>
      </w:r>
    </w:p>
    <w:p w14:paraId="46F7049F"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est associé à une seule personne.</w:t>
      </w:r>
    </w:p>
    <w:p w14:paraId="0D7929D9"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est un type d’examen médicale (spécification).</w:t>
      </w:r>
    </w:p>
    <w:p w14:paraId="7C471463"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peut contenir plusieurs nodules.</w:t>
      </w:r>
    </w:p>
    <w:p w14:paraId="4DE620C3" w14:textId="738C7617" w:rsid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nodule est associé à un examen unique.</w:t>
      </w:r>
    </w:p>
    <w:p w14:paraId="6B1C56D0" w14:textId="4117B0F4" w:rsidR="006564A2" w:rsidRPr="006564A2" w:rsidRDefault="006564A2" w:rsidP="00AC10A5">
      <w:pPr>
        <w:pStyle w:val="Titre3"/>
        <w:numPr>
          <w:ilvl w:val="1"/>
          <w:numId w:val="18"/>
        </w:numPr>
        <w:tabs>
          <w:tab w:val="left" w:pos="963"/>
        </w:tabs>
        <w:spacing w:before="160" w:line="360" w:lineRule="auto"/>
        <w:ind w:left="798" w:right="454"/>
        <w:jc w:val="both"/>
        <w:rPr>
          <w:color w:val="000000"/>
          <w:shd w:val="clear" w:color="auto" w:fill="FFFFFF"/>
        </w:rPr>
      </w:pPr>
      <w:bookmarkStart w:id="190" w:name="_Toc45355131"/>
      <w:r>
        <w:t>Elaboration du diagramme</w:t>
      </w:r>
      <w:bookmarkEnd w:id="190"/>
    </w:p>
    <w:p w14:paraId="3DAFAFE7" w14:textId="77777777" w:rsidR="00047E28" w:rsidRDefault="004B4544" w:rsidP="006564A2">
      <w:commentRangeStart w:id="191"/>
      <w:r>
        <w:rPr>
          <w:noProof/>
          <w:shd w:val="clear" w:color="auto" w:fill="FFFFFF"/>
          <w:lang w:eastAsia="fr-FR"/>
        </w:rPr>
        <w:drawing>
          <wp:inline distT="0" distB="0" distL="0" distR="0" wp14:anchorId="38C6F72C" wp14:editId="4A9AFAAB">
            <wp:extent cx="6429375" cy="4467225"/>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51">
                      <a:extLst>
                        <a:ext uri="{28A0092B-C50C-407E-A947-70E740481C1C}">
                          <a14:useLocalDpi xmlns:a14="http://schemas.microsoft.com/office/drawing/2010/main" val="0"/>
                        </a:ext>
                      </a:extLst>
                    </a:blip>
                    <a:stretch>
                      <a:fillRect/>
                    </a:stretch>
                  </pic:blipFill>
                  <pic:spPr>
                    <a:xfrm>
                      <a:off x="0" y="0"/>
                      <a:ext cx="6429375" cy="4467225"/>
                    </a:xfrm>
                    <a:prstGeom prst="rect">
                      <a:avLst/>
                    </a:prstGeom>
                  </pic:spPr>
                </pic:pic>
              </a:graphicData>
            </a:graphic>
          </wp:inline>
        </w:drawing>
      </w:r>
      <w:commentRangeEnd w:id="191"/>
      <w:r w:rsidR="00A64FA6">
        <w:rPr>
          <w:rStyle w:val="Marquedecommentaire"/>
        </w:rPr>
        <w:commentReference w:id="191"/>
      </w:r>
    </w:p>
    <w:p w14:paraId="7297B9BF" w14:textId="1F689D7D" w:rsidR="00A542BB" w:rsidRPr="00047E28" w:rsidRDefault="00047E28" w:rsidP="00047E28">
      <w:pPr>
        <w:pStyle w:val="Lgende"/>
        <w:jc w:val="center"/>
        <w:rPr>
          <w:color w:val="000000" w:themeColor="text1"/>
          <w:sz w:val="24"/>
          <w:szCs w:val="24"/>
        </w:rPr>
      </w:pPr>
      <w:bookmarkStart w:id="192" w:name="_Toc45315479"/>
      <w:r w:rsidRPr="00047E28">
        <w:rPr>
          <w:color w:val="000000" w:themeColor="text1"/>
          <w:sz w:val="24"/>
          <w:szCs w:val="24"/>
        </w:rPr>
        <w:t xml:space="preserve">Figure </w:t>
      </w:r>
      <w:r w:rsidRPr="00047E28">
        <w:rPr>
          <w:color w:val="000000" w:themeColor="text1"/>
          <w:sz w:val="24"/>
          <w:szCs w:val="24"/>
        </w:rPr>
        <w:fldChar w:fldCharType="begin"/>
      </w:r>
      <w:r w:rsidRPr="00047E28">
        <w:rPr>
          <w:color w:val="000000" w:themeColor="text1"/>
          <w:sz w:val="24"/>
          <w:szCs w:val="24"/>
        </w:rPr>
        <w:instrText xml:space="preserve"> SEQ Figure \* ARABIC </w:instrText>
      </w:r>
      <w:r w:rsidRPr="00047E28">
        <w:rPr>
          <w:color w:val="000000" w:themeColor="text1"/>
          <w:sz w:val="24"/>
          <w:szCs w:val="24"/>
        </w:rPr>
        <w:fldChar w:fldCharType="separate"/>
      </w:r>
      <w:r w:rsidR="003316D6">
        <w:rPr>
          <w:noProof/>
          <w:color w:val="000000" w:themeColor="text1"/>
          <w:sz w:val="24"/>
          <w:szCs w:val="24"/>
        </w:rPr>
        <w:t>19</w:t>
      </w:r>
      <w:r w:rsidRPr="00047E28">
        <w:rPr>
          <w:color w:val="000000" w:themeColor="text1"/>
          <w:sz w:val="24"/>
          <w:szCs w:val="24"/>
        </w:rPr>
        <w:fldChar w:fldCharType="end"/>
      </w:r>
      <w:r w:rsidRPr="00047E28">
        <w:rPr>
          <w:color w:val="000000" w:themeColor="text1"/>
          <w:sz w:val="24"/>
          <w:szCs w:val="24"/>
        </w:rPr>
        <w:t> : diagramme de classes</w:t>
      </w:r>
      <w:bookmarkEnd w:id="192"/>
    </w:p>
    <w:p w14:paraId="5693C776" w14:textId="77777777" w:rsidR="006564A2" w:rsidRDefault="006564A2" w:rsidP="006564A2">
      <w:bookmarkStart w:id="193" w:name="_bookmark60"/>
      <w:bookmarkStart w:id="194" w:name="_Toc45213944"/>
      <w:bookmarkEnd w:id="193"/>
    </w:p>
    <w:p w14:paraId="70B13F6F" w14:textId="4C14D748" w:rsidR="001B28F2" w:rsidRDefault="007809B0">
      <w:pPr>
        <w:pStyle w:val="Titre2"/>
        <w:spacing w:before="296"/>
        <w:ind w:left="438"/>
        <w:rPr>
          <w:color w:val="0D0D0D"/>
        </w:rPr>
      </w:pPr>
      <w:bookmarkStart w:id="195" w:name="_Toc45355132"/>
      <w:r>
        <w:rPr>
          <w:color w:val="0D0D0D"/>
        </w:rPr>
        <w:t>Conclusion</w:t>
      </w:r>
      <w:bookmarkEnd w:id="194"/>
      <w:bookmarkEnd w:id="195"/>
    </w:p>
    <w:p w14:paraId="0D89A89F" w14:textId="6497C30D" w:rsidR="00764181" w:rsidRPr="00A542BB" w:rsidRDefault="00764181" w:rsidP="00764181">
      <w:pPr>
        <w:pStyle w:val="Corpsdetexte"/>
        <w:spacing w:before="182" w:line="360" w:lineRule="auto"/>
        <w:ind w:left="438" w:right="453"/>
        <w:jc w:val="both"/>
      </w:pPr>
      <w:r w:rsidRPr="00A542BB">
        <w:t xml:space="preserve">Dans ce chapitre </w:t>
      </w:r>
      <w:r w:rsidR="00D22BA4" w:rsidRPr="00A542BB">
        <w:t>on</w:t>
      </w:r>
      <w:r w:rsidRPr="00A542BB">
        <w:t xml:space="preserve"> a mis en évidence les besoins de</w:t>
      </w:r>
      <w:r w:rsidR="00D22BA4" w:rsidRPr="00A542BB">
        <w:t xml:space="preserve"> l’</w:t>
      </w:r>
      <w:r w:rsidRPr="00A542BB">
        <w:t>application</w:t>
      </w:r>
      <w:r w:rsidR="00A542BB" w:rsidRPr="00A542BB">
        <w:t xml:space="preserve"> ce qui</w:t>
      </w:r>
      <w:r w:rsidRPr="00A542BB">
        <w:t xml:space="preserve"> a permis de mieux éclaircir les étapes à </w:t>
      </w:r>
      <w:r w:rsidR="00E81609" w:rsidRPr="00A542BB">
        <w:t>développer.</w:t>
      </w:r>
      <w:r w:rsidRPr="00A542BB">
        <w:t xml:space="preserve"> Cette étape prépare à la phase du développement et réalisation qui </w:t>
      </w:r>
      <w:r w:rsidR="00C9701A">
        <w:t>f</w:t>
      </w:r>
      <w:r w:rsidRPr="00A542BB">
        <w:t>era l’objet du prochain chapitre.</w:t>
      </w:r>
    </w:p>
    <w:p w14:paraId="053C4273" w14:textId="77777777" w:rsidR="001B28F2" w:rsidRPr="00433859" w:rsidRDefault="007809B0" w:rsidP="00433859">
      <w:pPr>
        <w:pStyle w:val="Titre1"/>
        <w:rPr>
          <w:sz w:val="56"/>
          <w:szCs w:val="56"/>
        </w:rPr>
      </w:pPr>
      <w:bookmarkStart w:id="196" w:name="_Toc45213945"/>
      <w:bookmarkStart w:id="197" w:name="_Toc45355133"/>
      <w:r w:rsidRPr="00433859">
        <w:rPr>
          <w:sz w:val="56"/>
          <w:szCs w:val="56"/>
        </w:rPr>
        <w:lastRenderedPageBreak/>
        <w:t>Chapitre 3 : Réalisation</w:t>
      </w:r>
      <w:bookmarkEnd w:id="196"/>
      <w:bookmarkEnd w:id="197"/>
    </w:p>
    <w:p w14:paraId="73CDE7FA" w14:textId="77777777" w:rsidR="001B28F2" w:rsidRDefault="001B28F2">
      <w:pPr>
        <w:jc w:val="center"/>
        <w:rPr>
          <w:rFonts w:ascii="Caladea" w:hAnsi="Caladea"/>
          <w:sz w:val="70"/>
        </w:rPr>
        <w:sectPr w:rsidR="001B28F2" w:rsidSect="006564A2">
          <w:pgSz w:w="11910" w:h="16840"/>
          <w:pgMar w:top="1582" w:right="958" w:bottom="1242" w:left="981" w:header="0" w:footer="1049" w:gutter="0"/>
          <w:cols w:space="720"/>
          <w:vAlign w:val="center"/>
        </w:sectPr>
      </w:pPr>
    </w:p>
    <w:p w14:paraId="3D49567C" w14:textId="742C90C8" w:rsidR="001B28F2" w:rsidRDefault="007809B0">
      <w:pPr>
        <w:pStyle w:val="Titre2"/>
        <w:spacing w:before="79"/>
        <w:ind w:left="438"/>
        <w:rPr>
          <w:color w:val="0D0D0D"/>
        </w:rPr>
      </w:pPr>
      <w:bookmarkStart w:id="198" w:name="_Toc45213946"/>
      <w:bookmarkStart w:id="199" w:name="_Toc45355134"/>
      <w:r>
        <w:rPr>
          <w:color w:val="0D0D0D"/>
        </w:rPr>
        <w:lastRenderedPageBreak/>
        <w:t>Introduction</w:t>
      </w:r>
      <w:bookmarkEnd w:id="198"/>
      <w:bookmarkEnd w:id="199"/>
    </w:p>
    <w:p w14:paraId="1911EE44" w14:textId="11C42172" w:rsidR="000C28D9" w:rsidRPr="00072033" w:rsidRDefault="000C28D9" w:rsidP="000C28D9">
      <w:pPr>
        <w:pStyle w:val="Corpsdetexte"/>
        <w:spacing w:before="182" w:line="360" w:lineRule="auto"/>
        <w:ind w:left="438" w:right="454"/>
        <w:jc w:val="both"/>
      </w:pPr>
      <w:r w:rsidRPr="00072033">
        <w:t xml:space="preserve">Dans ce chapitre on représente le dernier volet de ce rapport, il sera consacré à l’implémentation du système. On commence par la présentation des ressources matérielles et logicielles utilisées. On </w:t>
      </w:r>
      <w:r w:rsidR="00072033" w:rsidRPr="00072033">
        <w:t>représentera</w:t>
      </w:r>
      <w:r w:rsidRPr="00072033">
        <w:t xml:space="preserve"> ensuite des captures d’écran des interfaces développées.</w:t>
      </w:r>
    </w:p>
    <w:p w14:paraId="5FEE6C03" w14:textId="77777777" w:rsidR="000C28D9" w:rsidRPr="00B77272" w:rsidRDefault="000C28D9" w:rsidP="000C28D9">
      <w:pPr>
        <w:pStyle w:val="Corpsdetexte"/>
        <w:spacing w:before="3"/>
        <w:rPr>
          <w:sz w:val="21"/>
          <w:u w:val="single"/>
        </w:rPr>
      </w:pPr>
    </w:p>
    <w:p w14:paraId="0BF21E4C" w14:textId="77777777" w:rsidR="001B28F2" w:rsidRDefault="001B28F2">
      <w:pPr>
        <w:pStyle w:val="Corpsdetexte"/>
        <w:spacing w:before="3"/>
        <w:rPr>
          <w:sz w:val="21"/>
        </w:rPr>
      </w:pPr>
    </w:p>
    <w:p w14:paraId="62810061" w14:textId="03E2B9A5" w:rsidR="001B28F2" w:rsidRPr="000C28D9" w:rsidRDefault="007809B0" w:rsidP="00AC10A5">
      <w:pPr>
        <w:pStyle w:val="Titre2"/>
        <w:numPr>
          <w:ilvl w:val="0"/>
          <w:numId w:val="14"/>
        </w:numPr>
        <w:tabs>
          <w:tab w:val="left" w:pos="773"/>
        </w:tabs>
      </w:pPr>
      <w:bookmarkStart w:id="200" w:name="_Toc45213947"/>
      <w:bookmarkStart w:id="201" w:name="_Toc45355135"/>
      <w:r>
        <w:rPr>
          <w:color w:val="0D0D0D"/>
        </w:rPr>
        <w:t>Environnement de</w:t>
      </w:r>
      <w:r>
        <w:rPr>
          <w:color w:val="0D0D0D"/>
          <w:spacing w:val="2"/>
        </w:rPr>
        <w:t xml:space="preserve"> </w:t>
      </w:r>
      <w:r>
        <w:rPr>
          <w:color w:val="0D0D0D"/>
        </w:rPr>
        <w:t>développement</w:t>
      </w:r>
      <w:bookmarkEnd w:id="200"/>
      <w:bookmarkEnd w:id="201"/>
    </w:p>
    <w:p w14:paraId="42C082D9" w14:textId="50FBBB30" w:rsidR="00072033" w:rsidRDefault="000C28D9" w:rsidP="00CE040D">
      <w:pPr>
        <w:pStyle w:val="Corpsdetexte"/>
        <w:spacing w:before="182" w:line="360" w:lineRule="auto"/>
        <w:ind w:left="438" w:right="457"/>
        <w:jc w:val="both"/>
      </w:pPr>
      <w:r w:rsidRPr="00072033">
        <w:t>Dans cette partie, on s’intéresse à l’étude de l’environnement technique qui a été disponible pour la réalisation d</w:t>
      </w:r>
      <w:r w:rsidR="00072033" w:rsidRPr="00072033">
        <w:t>u</w:t>
      </w:r>
      <w:r w:rsidRPr="00072033">
        <w:t xml:space="preserve"> projet. Ensuite, on justifie les choix pris en matière d’environnement logiciel pour mener à terme la partie applicative.</w:t>
      </w:r>
    </w:p>
    <w:p w14:paraId="6448F255" w14:textId="77777777" w:rsidR="00CE040D" w:rsidRDefault="00CE040D" w:rsidP="00CE040D">
      <w:pPr>
        <w:pStyle w:val="Corpsdetexte"/>
        <w:spacing w:before="182" w:line="360" w:lineRule="auto"/>
        <w:ind w:left="438" w:right="457"/>
        <w:jc w:val="both"/>
      </w:pPr>
    </w:p>
    <w:p w14:paraId="1D78B457" w14:textId="4F92CA22" w:rsidR="001B28F2" w:rsidDel="00C2374E" w:rsidRDefault="007809B0" w:rsidP="00AC10A5">
      <w:pPr>
        <w:pStyle w:val="Titre3"/>
        <w:numPr>
          <w:ilvl w:val="1"/>
          <w:numId w:val="14"/>
        </w:numPr>
        <w:tabs>
          <w:tab w:val="left" w:pos="962"/>
        </w:tabs>
        <w:spacing w:before="207"/>
        <w:ind w:hanging="524"/>
        <w:rPr>
          <w:del w:id="202" w:author="PCS" w:date="2020-07-12T23:18:00Z"/>
        </w:rPr>
      </w:pPr>
      <w:bookmarkStart w:id="203" w:name="_Toc45213948"/>
      <w:bookmarkStart w:id="204" w:name="_Toc45355136"/>
      <w:del w:id="205" w:author="PCS" w:date="2020-07-12T23:18:00Z">
        <w:r w:rsidDel="00C2374E">
          <w:delText>Environnement</w:delText>
        </w:r>
        <w:r w:rsidDel="00C2374E">
          <w:rPr>
            <w:spacing w:val="1"/>
          </w:rPr>
          <w:delText xml:space="preserve"> </w:delText>
        </w:r>
        <w:r w:rsidDel="00C2374E">
          <w:delText>matériel</w:delText>
        </w:r>
        <w:bookmarkEnd w:id="203"/>
        <w:bookmarkEnd w:id="204"/>
      </w:del>
    </w:p>
    <w:p w14:paraId="28B4CC8F" w14:textId="6602F7F3" w:rsidR="000C28D9" w:rsidDel="00C2374E" w:rsidRDefault="000C28D9" w:rsidP="000C28D9">
      <w:pPr>
        <w:pStyle w:val="Corpsdetexte"/>
        <w:spacing w:before="182" w:line="360" w:lineRule="auto"/>
        <w:ind w:left="438" w:right="457"/>
        <w:jc w:val="both"/>
        <w:rPr>
          <w:del w:id="206" w:author="PCS" w:date="2020-07-12T23:18:00Z"/>
        </w:rPr>
      </w:pPr>
      <w:del w:id="207" w:author="PCS" w:date="2020-07-12T23:18:00Z">
        <w:r w:rsidRPr="00072033" w:rsidDel="00C2374E">
          <w:delText xml:space="preserve">Pendant les différentes phases du projet, on a disposé d’un PC ayant </w:delText>
        </w:r>
        <w:r w:rsidR="00072033" w:rsidRPr="00072033" w:rsidDel="00C2374E">
          <w:delText>ces</w:delText>
        </w:r>
        <w:r w:rsidRPr="00072033" w:rsidDel="00C2374E">
          <w:delText xml:space="preserve"> caractéristiques :</w:delText>
        </w:r>
      </w:del>
    </w:p>
    <w:p w14:paraId="4A481686" w14:textId="1AEF1C1E" w:rsidR="00E53707" w:rsidRPr="00072033" w:rsidDel="00C2374E" w:rsidRDefault="00E53707" w:rsidP="000C28D9">
      <w:pPr>
        <w:pStyle w:val="Corpsdetexte"/>
        <w:spacing w:before="182" w:line="360" w:lineRule="auto"/>
        <w:ind w:left="438" w:right="457"/>
        <w:jc w:val="both"/>
        <w:rPr>
          <w:del w:id="208" w:author="PCS" w:date="2020-07-12T23:18:00Z"/>
        </w:rPr>
      </w:pPr>
    </w:p>
    <w:p w14:paraId="0B35ADF3" w14:textId="0FA8151E" w:rsidR="000C28D9" w:rsidDel="00C2374E" w:rsidRDefault="000C28D9" w:rsidP="00AC10A5">
      <w:pPr>
        <w:pStyle w:val="Corpsdetexte"/>
        <w:numPr>
          <w:ilvl w:val="0"/>
          <w:numId w:val="5"/>
        </w:numPr>
        <w:spacing w:before="182" w:line="360" w:lineRule="auto"/>
        <w:ind w:right="457"/>
        <w:jc w:val="both"/>
        <w:rPr>
          <w:del w:id="209" w:author="PCS" w:date="2020-07-12T23:18:00Z"/>
        </w:rPr>
      </w:pPr>
      <w:del w:id="210" w:author="PCS" w:date="2020-07-12T23:18:00Z">
        <w:r w:rsidRPr="00A17400" w:rsidDel="00C2374E">
          <w:rPr>
            <w:b/>
          </w:rPr>
          <w:delText xml:space="preserve">Marque : </w:delText>
        </w:r>
        <w:r w:rsidDel="00C2374E">
          <w:delText>Asus</w:delText>
        </w:r>
      </w:del>
    </w:p>
    <w:p w14:paraId="2F955448" w14:textId="7F66CDF2" w:rsidR="000C28D9" w:rsidDel="00C2374E" w:rsidRDefault="000C28D9" w:rsidP="00AC10A5">
      <w:pPr>
        <w:pStyle w:val="Corpsdetexte"/>
        <w:numPr>
          <w:ilvl w:val="0"/>
          <w:numId w:val="5"/>
        </w:numPr>
        <w:spacing w:before="182" w:line="360" w:lineRule="auto"/>
        <w:ind w:right="457"/>
        <w:jc w:val="both"/>
        <w:rPr>
          <w:del w:id="211" w:author="PCS" w:date="2020-07-12T23:18:00Z"/>
        </w:rPr>
      </w:pPr>
      <w:del w:id="212" w:author="PCS" w:date="2020-07-12T23:18:00Z">
        <w:r w:rsidDel="00C2374E">
          <w:rPr>
            <w:b/>
          </w:rPr>
          <w:delText xml:space="preserve">Processeur : </w:delText>
        </w:r>
        <w:r w:rsidDel="00C2374E">
          <w:delText xml:space="preserve">Intel (R) </w:delText>
        </w:r>
        <w:r w:rsidRPr="00F423FA" w:rsidDel="00C2374E">
          <w:rPr>
            <w:lang w:val="en-US"/>
          </w:rPr>
          <w:delText>Core</w:delText>
        </w:r>
        <w:r w:rsidDel="00C2374E">
          <w:delText xml:space="preserve"> (TM) i5-8265U CPU @1.60 GHz,1.80 GHz</w:delText>
        </w:r>
      </w:del>
    </w:p>
    <w:p w14:paraId="589DF885" w14:textId="61895F68" w:rsidR="000C28D9" w:rsidDel="00C2374E" w:rsidRDefault="000C28D9" w:rsidP="00AC10A5">
      <w:pPr>
        <w:pStyle w:val="Corpsdetexte"/>
        <w:numPr>
          <w:ilvl w:val="0"/>
          <w:numId w:val="5"/>
        </w:numPr>
        <w:spacing w:before="182" w:line="360" w:lineRule="auto"/>
        <w:ind w:right="457"/>
        <w:jc w:val="both"/>
        <w:rPr>
          <w:del w:id="213" w:author="PCS" w:date="2020-07-12T23:18:00Z"/>
        </w:rPr>
      </w:pPr>
      <w:del w:id="214" w:author="PCS" w:date="2020-07-12T23:18:00Z">
        <w:r w:rsidDel="00C2374E">
          <w:rPr>
            <w:b/>
          </w:rPr>
          <w:delText>RAM</w:delText>
        </w:r>
        <w:r w:rsidR="002A4197" w:rsidDel="00C2374E">
          <w:rPr>
            <w:b/>
          </w:rPr>
          <w:delText xml:space="preserve"> : </w:delText>
        </w:r>
        <w:r w:rsidR="002A4197" w:rsidDel="00C2374E">
          <w:delText>8 Go</w:delText>
        </w:r>
      </w:del>
    </w:p>
    <w:p w14:paraId="4731ED7D" w14:textId="755911FE" w:rsidR="002A4197" w:rsidRPr="002A4197" w:rsidDel="00C2374E" w:rsidRDefault="002A4197" w:rsidP="00AC10A5">
      <w:pPr>
        <w:pStyle w:val="Corpsdetexte"/>
        <w:numPr>
          <w:ilvl w:val="0"/>
          <w:numId w:val="5"/>
        </w:numPr>
        <w:spacing w:before="182" w:line="360" w:lineRule="auto"/>
        <w:ind w:right="457"/>
        <w:jc w:val="both"/>
        <w:rPr>
          <w:del w:id="215" w:author="PCS" w:date="2020-07-12T23:18:00Z"/>
        </w:rPr>
      </w:pPr>
      <w:del w:id="216" w:author="PCS" w:date="2020-07-12T23:18:00Z">
        <w:r w:rsidDel="00C2374E">
          <w:rPr>
            <w:b/>
          </w:rPr>
          <w:delText xml:space="preserve">Disque Dur :  </w:delText>
        </w:r>
        <w:r w:rsidR="00A17400" w:rsidRPr="00A17400" w:rsidDel="00C2374E">
          <w:delText>1 T</w:delText>
        </w:r>
        <w:r w:rsidDel="00C2374E">
          <w:delText>o</w:delText>
        </w:r>
      </w:del>
    </w:p>
    <w:p w14:paraId="423A7539" w14:textId="24F47E28" w:rsidR="002A4197" w:rsidDel="00C2374E" w:rsidRDefault="002A4197" w:rsidP="00AC10A5">
      <w:pPr>
        <w:pStyle w:val="Corpsdetexte"/>
        <w:numPr>
          <w:ilvl w:val="0"/>
          <w:numId w:val="5"/>
        </w:numPr>
        <w:spacing w:before="182" w:line="360" w:lineRule="auto"/>
        <w:ind w:right="457"/>
        <w:jc w:val="both"/>
        <w:rPr>
          <w:del w:id="217" w:author="PCS" w:date="2020-07-12T23:18:00Z"/>
        </w:rPr>
      </w:pPr>
      <w:del w:id="218" w:author="PCS" w:date="2020-07-12T23:18:00Z">
        <w:r w:rsidDel="00C2374E">
          <w:rPr>
            <w:b/>
          </w:rPr>
          <w:delText xml:space="preserve">Système d’exploitation : </w:delText>
        </w:r>
        <w:r w:rsidDel="00C2374E">
          <w:delText>Windows 10 Edition Famille langue unique</w:delText>
        </w:r>
      </w:del>
    </w:p>
    <w:p w14:paraId="5DD937D0" w14:textId="52987B74" w:rsidR="00072033" w:rsidDel="00C2374E" w:rsidRDefault="00072033" w:rsidP="00072033">
      <w:pPr>
        <w:pStyle w:val="Corpsdetexte"/>
        <w:spacing w:before="182" w:line="360" w:lineRule="auto"/>
        <w:ind w:left="1158" w:right="457"/>
        <w:jc w:val="both"/>
        <w:rPr>
          <w:del w:id="219" w:author="PCS" w:date="2020-07-12T23:18:00Z"/>
        </w:rPr>
      </w:pPr>
    </w:p>
    <w:p w14:paraId="423E7CA7" w14:textId="415492A1" w:rsidR="00417DFC" w:rsidRDefault="00417DFC" w:rsidP="00072033">
      <w:pPr>
        <w:pStyle w:val="Corpsdetexte"/>
        <w:spacing w:before="182" w:line="360" w:lineRule="auto"/>
        <w:ind w:left="1158" w:right="457"/>
        <w:jc w:val="both"/>
      </w:pPr>
    </w:p>
    <w:p w14:paraId="6489F351" w14:textId="34D1D337" w:rsidR="00417DFC" w:rsidRDefault="00417DFC" w:rsidP="00072033">
      <w:pPr>
        <w:pStyle w:val="Corpsdetexte"/>
        <w:spacing w:before="182" w:line="360" w:lineRule="auto"/>
        <w:ind w:left="1158" w:right="457"/>
        <w:jc w:val="both"/>
      </w:pPr>
    </w:p>
    <w:p w14:paraId="70A0AA83" w14:textId="3FB4FE9F" w:rsidR="00417DFC" w:rsidRDefault="00417DFC" w:rsidP="00072033">
      <w:pPr>
        <w:pStyle w:val="Corpsdetexte"/>
        <w:spacing w:before="182" w:line="360" w:lineRule="auto"/>
        <w:ind w:left="1158" w:right="457"/>
        <w:jc w:val="both"/>
      </w:pPr>
    </w:p>
    <w:p w14:paraId="1D99030A" w14:textId="0FD0D762" w:rsidR="00417DFC" w:rsidRDefault="00417DFC" w:rsidP="00072033">
      <w:pPr>
        <w:pStyle w:val="Corpsdetexte"/>
        <w:spacing w:before="182" w:line="360" w:lineRule="auto"/>
        <w:ind w:left="1158" w:right="457"/>
        <w:jc w:val="both"/>
      </w:pPr>
    </w:p>
    <w:p w14:paraId="59E37396" w14:textId="5EDE759A" w:rsidR="00417DFC" w:rsidRDefault="00417DFC" w:rsidP="00072033">
      <w:pPr>
        <w:pStyle w:val="Corpsdetexte"/>
        <w:spacing w:before="182" w:line="360" w:lineRule="auto"/>
        <w:ind w:left="1158" w:right="457"/>
        <w:jc w:val="both"/>
      </w:pPr>
    </w:p>
    <w:p w14:paraId="1752815F" w14:textId="1EEF1FD0" w:rsidR="00417DFC" w:rsidRDefault="00417DFC" w:rsidP="00072033">
      <w:pPr>
        <w:pStyle w:val="Corpsdetexte"/>
        <w:spacing w:before="182" w:line="360" w:lineRule="auto"/>
        <w:ind w:left="1158" w:right="457"/>
        <w:jc w:val="both"/>
      </w:pPr>
    </w:p>
    <w:p w14:paraId="56A4434E" w14:textId="0092CFE7" w:rsidR="00417DFC" w:rsidRDefault="00417DFC" w:rsidP="00072033">
      <w:pPr>
        <w:pStyle w:val="Corpsdetexte"/>
        <w:spacing w:before="182" w:line="360" w:lineRule="auto"/>
        <w:ind w:left="1158" w:right="457"/>
        <w:jc w:val="both"/>
      </w:pPr>
    </w:p>
    <w:p w14:paraId="199229F7" w14:textId="30F7E3A9" w:rsidR="001B28F2" w:rsidRDefault="007809B0" w:rsidP="00AC10A5">
      <w:pPr>
        <w:pStyle w:val="Titre3"/>
        <w:numPr>
          <w:ilvl w:val="1"/>
          <w:numId w:val="14"/>
        </w:numPr>
        <w:tabs>
          <w:tab w:val="left" w:pos="962"/>
        </w:tabs>
        <w:spacing w:before="78"/>
        <w:ind w:hanging="524"/>
      </w:pPr>
      <w:bookmarkStart w:id="220" w:name="_bookmark65"/>
      <w:bookmarkStart w:id="221" w:name="_Toc45213949"/>
      <w:bookmarkStart w:id="222" w:name="_Toc45355137"/>
      <w:bookmarkEnd w:id="220"/>
      <w:r>
        <w:lastRenderedPageBreak/>
        <w:t>Environnement</w:t>
      </w:r>
      <w:r>
        <w:rPr>
          <w:spacing w:val="1"/>
        </w:rPr>
        <w:t xml:space="preserve"> </w:t>
      </w:r>
      <w:r>
        <w:t>logiciel</w:t>
      </w:r>
      <w:bookmarkEnd w:id="221"/>
      <w:bookmarkEnd w:id="222"/>
    </w:p>
    <w:p w14:paraId="3C17E2C8" w14:textId="10C5C288" w:rsidR="00072033" w:rsidRPr="00072033" w:rsidRDefault="00C5340B" w:rsidP="00CE040D">
      <w:pPr>
        <w:pStyle w:val="Corpsdetexte"/>
        <w:spacing w:before="182" w:line="360" w:lineRule="auto"/>
        <w:ind w:left="438" w:right="457"/>
        <w:jc w:val="both"/>
      </w:pPr>
      <w:r w:rsidRPr="00072033">
        <w:t xml:space="preserve">La mise en œuvre </w:t>
      </w:r>
      <w:r w:rsidR="00746868" w:rsidRPr="00072033">
        <w:t>de la plateforme</w:t>
      </w:r>
      <w:r w:rsidRPr="00072033">
        <w:t xml:space="preserve"> a nécessité l’utilisation d'une multitude de logiciels. </w:t>
      </w:r>
    </w:p>
    <w:p w14:paraId="133BDFF7" w14:textId="0C891461" w:rsidR="001B28F2" w:rsidRDefault="007809B0" w:rsidP="00AC10A5">
      <w:pPr>
        <w:pStyle w:val="Titre4"/>
        <w:numPr>
          <w:ilvl w:val="2"/>
          <w:numId w:val="14"/>
        </w:numPr>
        <w:tabs>
          <w:tab w:val="left" w:pos="1082"/>
        </w:tabs>
        <w:spacing w:before="140"/>
        <w:ind w:hanging="644"/>
      </w:pPr>
      <w:bookmarkStart w:id="223" w:name="_Toc45213950"/>
      <w:bookmarkStart w:id="224" w:name="_Toc45355138"/>
      <w:r>
        <w:t>Outils de développement</w:t>
      </w:r>
      <w:bookmarkEnd w:id="223"/>
      <w:bookmarkEnd w:id="224"/>
    </w:p>
    <w:p w14:paraId="112C8FCC" w14:textId="69EEDA2F" w:rsidR="0022558E" w:rsidRDefault="00691AA9" w:rsidP="00AC10A5">
      <w:pPr>
        <w:pStyle w:val="Corpsdetexte"/>
        <w:numPr>
          <w:ilvl w:val="0"/>
          <w:numId w:val="6"/>
        </w:numPr>
        <w:spacing w:before="182" w:line="360" w:lineRule="auto"/>
        <w:ind w:right="457"/>
        <w:jc w:val="both"/>
      </w:pPr>
      <w:r w:rsidRPr="0022558E">
        <w:rPr>
          <w:b/>
          <w:bCs/>
        </w:rPr>
        <w:t>Visual</w:t>
      </w:r>
      <w:r w:rsidR="0022558E" w:rsidRPr="0022558E">
        <w:rPr>
          <w:b/>
          <w:bCs/>
        </w:rPr>
        <w:t xml:space="preserve"> </w:t>
      </w:r>
      <w:r w:rsidRPr="0022558E">
        <w:rPr>
          <w:b/>
          <w:bCs/>
        </w:rPr>
        <w:t>Studio Code</w:t>
      </w:r>
      <w:r w:rsidR="0022558E" w:rsidRPr="0022558E">
        <w:rPr>
          <w:b/>
          <w:bCs/>
        </w:rPr>
        <w:t> :</w:t>
      </w:r>
      <w:r w:rsidR="0022558E">
        <w:t xml:space="preserve"> u</w:t>
      </w:r>
      <w:r w:rsidRPr="0028171D">
        <w:t>n éditeur de code </w:t>
      </w:r>
      <w:proofErr w:type="spellStart"/>
      <w:r w:rsidR="0087095F">
        <w:fldChar w:fldCharType="begin"/>
      </w:r>
      <w:r w:rsidR="0087095F">
        <w:instrText xml:space="preserve"> HYPERLINK "https://fr.wikipedia.org/wiki/Logiciel_multiplateforme" \o "Logiciel multiplateforme" </w:instrText>
      </w:r>
      <w:r w:rsidR="0087095F">
        <w:fldChar w:fldCharType="separate"/>
      </w:r>
      <w:r w:rsidRPr="0028171D">
        <w:t>multi-plateforme</w:t>
      </w:r>
      <w:proofErr w:type="spellEnd"/>
      <w:r w:rsidR="0087095F">
        <w:fldChar w:fldCharType="end"/>
      </w:r>
      <w:r w:rsidRPr="0028171D">
        <w:t>, </w:t>
      </w:r>
      <w:r w:rsidR="0022558E" w:rsidRPr="0028171D">
        <w:t>développé par </w:t>
      </w:r>
      <w:hyperlink r:id="rId52" w:tooltip="Microsoft" w:history="1">
        <w:r w:rsidR="0022558E" w:rsidRPr="0028171D">
          <w:t>Microsoft</w:t>
        </w:r>
      </w:hyperlink>
      <w:r w:rsidR="0022558E" w:rsidRPr="0028171D">
        <w:t> </w:t>
      </w:r>
      <w:r w:rsidR="0022558E">
        <w:t>,</w:t>
      </w:r>
      <w:r w:rsidR="00B3096A" w:rsidRPr="0028171D">
        <w:t xml:space="preserve"> capa</w:t>
      </w:r>
      <w:r w:rsidR="0022558E">
        <w:t>ble</w:t>
      </w:r>
      <w:r w:rsidR="00B3096A" w:rsidRPr="0028171D">
        <w:t xml:space="preserve"> de déboguer les applications directement sur l’éditeur sans même avoir recours aux navigateurs</w:t>
      </w:r>
      <w:r w:rsidR="0022558E">
        <w:t>.</w:t>
      </w:r>
    </w:p>
    <w:p w14:paraId="3C0B1809" w14:textId="6E86F742" w:rsidR="002D7BFD" w:rsidRDefault="0022558E" w:rsidP="00AC10A5">
      <w:pPr>
        <w:pStyle w:val="Corpsdetexte"/>
        <w:numPr>
          <w:ilvl w:val="0"/>
          <w:numId w:val="6"/>
        </w:numPr>
        <w:tabs>
          <w:tab w:val="left" w:pos="1082"/>
        </w:tabs>
        <w:spacing w:before="140" w:line="360" w:lineRule="auto"/>
        <w:ind w:left="797" w:right="457" w:firstLine="0"/>
        <w:jc w:val="both"/>
      </w:pPr>
      <w:r w:rsidRPr="002D7BFD">
        <w:rPr>
          <w:b/>
          <w:bCs/>
        </w:rPr>
        <w:t>Visual Studio (2019) :</w:t>
      </w:r>
      <w:r w:rsidRPr="002D7BFD">
        <w:t xml:space="preserve"> un ensemble complet d'outils de développement permettant de générer des </w:t>
      </w:r>
      <w:hyperlink r:id="rId53" w:tooltip="Application web" w:history="1">
        <w:r w:rsidRPr="002D7BFD">
          <w:t>applications web</w:t>
        </w:r>
      </w:hyperlink>
      <w:r w:rsidRPr="002D7BFD">
        <w:t> </w:t>
      </w:r>
      <w:hyperlink r:id="rId54" w:tooltip="ASP.NET" w:history="1">
        <w:r w:rsidRPr="002D7BFD">
          <w:t>ASP.NET</w:t>
        </w:r>
      </w:hyperlink>
      <w:r w:rsidRPr="002D7BFD">
        <w:t>, des </w:t>
      </w:r>
      <w:hyperlink r:id="rId55" w:tooltip="Service web" w:history="1">
        <w:r w:rsidRPr="002D7BFD">
          <w:t>services web</w:t>
        </w:r>
      </w:hyperlink>
      <w:r w:rsidRPr="002D7BFD">
        <w:t> </w:t>
      </w:r>
      <w:hyperlink r:id="rId56" w:tooltip="Extensible Markup Language" w:history="1">
        <w:r w:rsidRPr="002D7BFD">
          <w:t>XML</w:t>
        </w:r>
      </w:hyperlink>
      <w:r w:rsidRPr="002D7BFD">
        <w:t>, des applications bureautiques et des applications mobiles. </w:t>
      </w:r>
      <w:bookmarkStart w:id="225" w:name="_bookmark68"/>
      <w:bookmarkEnd w:id="225"/>
    </w:p>
    <w:p w14:paraId="6917A650" w14:textId="1B62E580" w:rsidR="00BD29D2" w:rsidRPr="00B11A0C" w:rsidRDefault="0022558E" w:rsidP="002D7BFD">
      <w:pPr>
        <w:pStyle w:val="Corpsdetexte"/>
        <w:tabs>
          <w:tab w:val="left" w:pos="1082"/>
        </w:tabs>
        <w:spacing w:before="140" w:line="360" w:lineRule="auto"/>
        <w:ind w:left="437" w:right="457"/>
        <w:jc w:val="both"/>
      </w:pPr>
      <w:r w:rsidRPr="002D7BFD">
        <w:t> </w:t>
      </w:r>
    </w:p>
    <w:p w14:paraId="02416865" w14:textId="7302FD31" w:rsidR="005820DA" w:rsidRDefault="007809B0" w:rsidP="00AC10A5">
      <w:pPr>
        <w:pStyle w:val="Titre4"/>
        <w:numPr>
          <w:ilvl w:val="2"/>
          <w:numId w:val="14"/>
        </w:numPr>
        <w:tabs>
          <w:tab w:val="left" w:pos="1082"/>
        </w:tabs>
        <w:ind w:hanging="644"/>
      </w:pPr>
      <w:bookmarkStart w:id="226" w:name="_Toc45213951"/>
      <w:bookmarkStart w:id="227" w:name="_Toc45355139"/>
      <w:r>
        <w:t>Outils de conception</w:t>
      </w:r>
      <w:r>
        <w:rPr>
          <w:spacing w:val="-1"/>
        </w:rPr>
        <w:t xml:space="preserve"> </w:t>
      </w:r>
      <w:r>
        <w:t>UML</w:t>
      </w:r>
      <w:bookmarkEnd w:id="226"/>
      <w:bookmarkEnd w:id="227"/>
    </w:p>
    <w:p w14:paraId="3D810483" w14:textId="7B63D7D0" w:rsidR="005820DA" w:rsidRDefault="005820DA" w:rsidP="00AC10A5">
      <w:pPr>
        <w:pStyle w:val="Corpsdetexte"/>
        <w:numPr>
          <w:ilvl w:val="0"/>
          <w:numId w:val="6"/>
        </w:numPr>
        <w:tabs>
          <w:tab w:val="left" w:pos="1082"/>
        </w:tabs>
        <w:spacing w:before="140" w:line="360" w:lineRule="auto"/>
        <w:ind w:left="797" w:right="457" w:firstLine="0"/>
        <w:jc w:val="both"/>
      </w:pPr>
      <w:r w:rsidRPr="005820DA">
        <w:rPr>
          <w:b/>
          <w:bCs/>
        </w:rPr>
        <w:t xml:space="preserve">Visual </w:t>
      </w:r>
      <w:proofErr w:type="spellStart"/>
      <w:r w:rsidRPr="00541365">
        <w:rPr>
          <w:b/>
          <w:bCs/>
          <w:lang w:val="fr-CA"/>
        </w:rPr>
        <w:t>Paradigm</w:t>
      </w:r>
      <w:proofErr w:type="spellEnd"/>
      <w:r w:rsidRPr="005820DA">
        <w:rPr>
          <w:b/>
          <w:bCs/>
        </w:rPr>
        <w:t> :</w:t>
      </w:r>
      <w:r>
        <w:t xml:space="preserve"> un é</w:t>
      </w:r>
      <w:r w:rsidRPr="005820DA">
        <w:t xml:space="preserve">diteur </w:t>
      </w:r>
      <w:r>
        <w:t>qui</w:t>
      </w:r>
      <w:r w:rsidRPr="005820DA">
        <w:t> permet d’analyser, de dessiner, de coder, de tester et de déployer. Il permet de dessiner </w:t>
      </w:r>
      <w:r>
        <w:t>plusieurs</w:t>
      </w:r>
      <w:r w:rsidRPr="005820DA">
        <w:t xml:space="preserve"> types de diagrammes UML</w:t>
      </w:r>
      <w:r>
        <w:t>,</w:t>
      </w:r>
      <w:r w:rsidRPr="005820DA">
        <w:t xml:space="preserve"> de générer le code source à partir de diagrammes et d’élaborer la documentation. </w:t>
      </w:r>
    </w:p>
    <w:p w14:paraId="405B3981" w14:textId="77777777" w:rsidR="00072033" w:rsidRDefault="00072033" w:rsidP="00072033">
      <w:pPr>
        <w:pStyle w:val="Corpsdetexte"/>
        <w:tabs>
          <w:tab w:val="left" w:pos="1082"/>
        </w:tabs>
        <w:spacing w:before="140" w:line="360" w:lineRule="auto"/>
        <w:ind w:left="797" w:right="457"/>
        <w:jc w:val="both"/>
      </w:pPr>
    </w:p>
    <w:p w14:paraId="571C57AA" w14:textId="7073688C" w:rsidR="00691AA9" w:rsidRDefault="007809B0" w:rsidP="00AC10A5">
      <w:pPr>
        <w:pStyle w:val="Titre4"/>
        <w:numPr>
          <w:ilvl w:val="2"/>
          <w:numId w:val="14"/>
        </w:numPr>
        <w:tabs>
          <w:tab w:val="left" w:pos="1084"/>
        </w:tabs>
        <w:spacing w:before="173"/>
        <w:ind w:left="1083" w:hanging="646"/>
      </w:pPr>
      <w:bookmarkStart w:id="228" w:name="_Toc45213952"/>
      <w:bookmarkStart w:id="229" w:name="_Toc45355140"/>
      <w:r>
        <w:t>Système de gestion de base de</w:t>
      </w:r>
      <w:r w:rsidRPr="00B11A0C">
        <w:rPr>
          <w:spacing w:val="-5"/>
        </w:rPr>
        <w:t xml:space="preserve"> </w:t>
      </w:r>
      <w:r>
        <w:t>données</w:t>
      </w:r>
      <w:bookmarkStart w:id="230" w:name="_bookmark72"/>
      <w:bookmarkEnd w:id="228"/>
      <w:bookmarkEnd w:id="229"/>
      <w:bookmarkEnd w:id="230"/>
    </w:p>
    <w:p w14:paraId="621F7DCA" w14:textId="7D3814F8" w:rsidR="00691AA9" w:rsidRDefault="00691AA9" w:rsidP="00AC10A5">
      <w:pPr>
        <w:pStyle w:val="Corpsdetexte"/>
        <w:numPr>
          <w:ilvl w:val="0"/>
          <w:numId w:val="6"/>
        </w:numPr>
        <w:tabs>
          <w:tab w:val="left" w:pos="1082"/>
        </w:tabs>
        <w:spacing w:before="140" w:line="360" w:lineRule="auto"/>
        <w:ind w:left="797" w:right="457" w:firstLine="0"/>
        <w:jc w:val="both"/>
      </w:pPr>
      <w:r w:rsidRPr="00730902">
        <w:rPr>
          <w:b/>
          <w:bCs/>
        </w:rPr>
        <w:t>MySQL</w:t>
      </w:r>
      <w:r w:rsidR="00AB2985" w:rsidRPr="00730902">
        <w:rPr>
          <w:b/>
          <w:bCs/>
        </w:rPr>
        <w:t> :</w:t>
      </w:r>
      <w:r w:rsidR="00AB2985" w:rsidRPr="00730902">
        <w:t xml:space="preserve"> un des systèmes de bases de données relationnelles les plus populaires qui fonctionne parfaitement sous Windows, Linux, </w:t>
      </w:r>
      <w:r w:rsidR="00F423FA" w:rsidRPr="00584220">
        <w:rPr>
          <w:lang w:val="fr-CA"/>
        </w:rPr>
        <w:t>MacOs</w:t>
      </w:r>
      <w:r w:rsidR="00730902" w:rsidRPr="00730902">
        <w:t xml:space="preserve"> </w:t>
      </w:r>
      <w:r w:rsidR="00AB2985" w:rsidRPr="00730902">
        <w:t>et autres.</w:t>
      </w:r>
      <w:r w:rsidR="00730902" w:rsidRPr="00730902">
        <w:t xml:space="preserve"> Il se caractérise par une syntaxe simple</w:t>
      </w:r>
      <w:r w:rsidR="00AB2985" w:rsidRPr="00730902">
        <w:t xml:space="preserve"> et complexité faible</w:t>
      </w:r>
      <w:r w:rsidR="00730902" w:rsidRPr="00730902">
        <w:t xml:space="preserve"> tandis qu’il est c</w:t>
      </w:r>
      <w:r w:rsidR="00AB2985" w:rsidRPr="00730902">
        <w:t xml:space="preserve">ompatible avec le cloud. </w:t>
      </w:r>
    </w:p>
    <w:p w14:paraId="225059DC" w14:textId="77777777" w:rsidR="00072033" w:rsidRPr="00730902" w:rsidRDefault="00072033" w:rsidP="00072033">
      <w:pPr>
        <w:pStyle w:val="Corpsdetexte"/>
        <w:tabs>
          <w:tab w:val="left" w:pos="1082"/>
        </w:tabs>
        <w:spacing w:before="140" w:line="360" w:lineRule="auto"/>
        <w:ind w:left="797" w:right="457"/>
        <w:jc w:val="both"/>
      </w:pPr>
    </w:p>
    <w:p w14:paraId="69692E3A" w14:textId="2E73A8E5" w:rsidR="001B28F2" w:rsidRDefault="007809B0" w:rsidP="00AC10A5">
      <w:pPr>
        <w:pStyle w:val="Titre4"/>
        <w:numPr>
          <w:ilvl w:val="2"/>
          <w:numId w:val="14"/>
        </w:numPr>
        <w:tabs>
          <w:tab w:val="left" w:pos="1084"/>
        </w:tabs>
        <w:spacing w:before="173"/>
        <w:ind w:left="1083" w:hanging="646"/>
      </w:pPr>
      <w:bookmarkStart w:id="231" w:name="_Toc45213953"/>
      <w:bookmarkStart w:id="232" w:name="_Toc45355141"/>
      <w:r>
        <w:t>Plateforme de</w:t>
      </w:r>
      <w:r w:rsidRPr="00B11A0C">
        <w:rPr>
          <w:spacing w:val="-1"/>
        </w:rPr>
        <w:t xml:space="preserve"> </w:t>
      </w:r>
      <w:r>
        <w:t>développement</w:t>
      </w:r>
      <w:bookmarkEnd w:id="231"/>
      <w:bookmarkEnd w:id="232"/>
    </w:p>
    <w:p w14:paraId="75855B3A" w14:textId="32E2C55F" w:rsidR="00691AA9" w:rsidRPr="007B5627" w:rsidRDefault="00691AA9" w:rsidP="00AC10A5">
      <w:pPr>
        <w:pStyle w:val="Corpsdetexte"/>
        <w:numPr>
          <w:ilvl w:val="0"/>
          <w:numId w:val="6"/>
        </w:numPr>
        <w:tabs>
          <w:tab w:val="left" w:pos="1082"/>
        </w:tabs>
        <w:spacing w:before="140" w:line="360" w:lineRule="auto"/>
        <w:ind w:left="797" w:right="457" w:firstLine="0"/>
        <w:jc w:val="both"/>
      </w:pPr>
      <w:proofErr w:type="spellStart"/>
      <w:r w:rsidRPr="00541365">
        <w:rPr>
          <w:b/>
          <w:bCs/>
          <w:lang w:val="fr-CA"/>
        </w:rPr>
        <w:t>Angular</w:t>
      </w:r>
      <w:proofErr w:type="spellEnd"/>
      <w:r w:rsidR="00730902" w:rsidRPr="007B5627">
        <w:rPr>
          <w:b/>
          <w:bCs/>
        </w:rPr>
        <w:t> :</w:t>
      </w:r>
      <w:r w:rsidR="007B5627" w:rsidRPr="007B5627">
        <w:t xml:space="preserve"> une plateforme de développement côté client, </w:t>
      </w:r>
      <w:hyperlink r:id="rId57" w:tooltip="Open source" w:history="1">
        <w:r w:rsidR="007B5627" w:rsidRPr="007B5627">
          <w:t>open source</w:t>
        </w:r>
      </w:hyperlink>
      <w:r w:rsidR="007B5627" w:rsidRPr="007B5627">
        <w:t>, basé sur </w:t>
      </w:r>
      <w:hyperlink r:id="rId58" w:tooltip="TypeScript" w:history="1">
        <w:r w:rsidR="00F423FA" w:rsidRPr="00584220">
          <w:rPr>
            <w:lang w:val="fr-CA"/>
          </w:rPr>
          <w:t>Type Script</w:t>
        </w:r>
      </w:hyperlink>
      <w:r w:rsidR="007B5627">
        <w:t> ,</w:t>
      </w:r>
      <w:r w:rsidR="007B5627" w:rsidRPr="007B5627">
        <w:t>qui permet de créer des applications web dynamiques</w:t>
      </w:r>
      <w:r w:rsidR="007B5627">
        <w:t>.</w:t>
      </w:r>
    </w:p>
    <w:p w14:paraId="77227A10" w14:textId="7F941D51" w:rsidR="00065A86" w:rsidRDefault="0087095F" w:rsidP="00AC10A5">
      <w:pPr>
        <w:pStyle w:val="Corpsdetexte"/>
        <w:numPr>
          <w:ilvl w:val="0"/>
          <w:numId w:val="6"/>
        </w:numPr>
        <w:tabs>
          <w:tab w:val="left" w:pos="1082"/>
        </w:tabs>
        <w:spacing w:before="140" w:line="360" w:lineRule="auto"/>
        <w:ind w:left="797" w:right="457" w:firstLine="0"/>
        <w:jc w:val="both"/>
      </w:pPr>
      <w:hyperlink r:id="rId59" w:history="1">
        <w:r w:rsidR="00BD29D2" w:rsidRPr="00065A86">
          <w:rPr>
            <w:b/>
            <w:bCs/>
            <w:lang w:val="fr-CA"/>
          </w:rPr>
          <w:t>ASP .NET</w:t>
        </w:r>
      </w:hyperlink>
      <w:r w:rsidR="007B5627" w:rsidRPr="00065A86">
        <w:rPr>
          <w:b/>
          <w:bCs/>
          <w:lang w:val="fr-CA"/>
        </w:rPr>
        <w:t> </w:t>
      </w:r>
      <w:bookmarkStart w:id="233" w:name="_bookmark74"/>
      <w:bookmarkStart w:id="234" w:name="_bookmark75"/>
      <w:bookmarkStart w:id="235" w:name="_bookmark78"/>
      <w:bookmarkEnd w:id="233"/>
      <w:bookmarkEnd w:id="234"/>
      <w:bookmarkEnd w:id="235"/>
      <w:r w:rsidR="00065A86" w:rsidRPr="00065A86">
        <w:rPr>
          <w:b/>
          <w:bCs/>
          <w:lang w:val="fr-CA"/>
        </w:rPr>
        <w:t>(</w:t>
      </w:r>
      <w:r w:rsidR="00FF519C" w:rsidRPr="00065A86">
        <w:rPr>
          <w:b/>
          <w:bCs/>
          <w:lang w:val="fr-CA"/>
        </w:rPr>
        <w:t>Web API</w:t>
      </w:r>
      <w:r w:rsidR="00065A86" w:rsidRPr="00065A86">
        <w:rPr>
          <w:b/>
          <w:bCs/>
          <w:lang w:val="fr-CA"/>
        </w:rPr>
        <w:t>) :</w:t>
      </w:r>
      <w:r w:rsidR="00065A86" w:rsidRPr="00065A86">
        <w:rPr>
          <w:rFonts w:ascii="Raleway" w:hAnsi="Raleway"/>
          <w:color w:val="666666"/>
          <w:sz w:val="23"/>
          <w:szCs w:val="23"/>
          <w:shd w:val="clear" w:color="auto" w:fill="FFFFFF"/>
        </w:rPr>
        <w:t xml:space="preserve"> </w:t>
      </w:r>
      <w:r w:rsidR="00065A86" w:rsidRPr="00065A86">
        <w:t xml:space="preserve">un </w:t>
      </w:r>
      <w:r w:rsidR="00065A86">
        <w:t>F</w:t>
      </w:r>
      <w:r w:rsidR="00065A86" w:rsidRPr="00065A86">
        <w:t>ramework Microsoft qui permet de mettre en place des services HTTP pouvant être consommés par une multitude de clients (réseaux sociaux, navigateurs, mobiles, etc.)</w:t>
      </w:r>
      <w:r w:rsidR="00065A86">
        <w:t>,</w:t>
      </w:r>
      <w:r w:rsidR="00065A86" w:rsidRPr="00065A86">
        <w:t xml:space="preserve"> indépendamment de la plateforme</w:t>
      </w:r>
      <w:r w:rsidR="00065A86">
        <w:t>.</w:t>
      </w:r>
      <w:r w:rsidR="00065A86" w:rsidRPr="00065A86">
        <w:t xml:space="preserve"> C’est la plateforme idéale pour développer des applications </w:t>
      </w:r>
      <w:proofErr w:type="spellStart"/>
      <w:r w:rsidR="00065A86" w:rsidRPr="00541365">
        <w:rPr>
          <w:lang w:val="fr-CA"/>
        </w:rPr>
        <w:t>Restful</w:t>
      </w:r>
      <w:proofErr w:type="spellEnd"/>
      <w:r w:rsidR="00065A86" w:rsidRPr="00065A86">
        <w:t xml:space="preserve"> (</w:t>
      </w:r>
      <w:proofErr w:type="spellStart"/>
      <w:r w:rsidR="00065A86" w:rsidRPr="00065A86">
        <w:t>REpresentational</w:t>
      </w:r>
      <w:proofErr w:type="spellEnd"/>
      <w:r w:rsidR="00065A86" w:rsidRPr="00065A86">
        <w:t xml:space="preserve"> State Transfer) dans le Framework .net</w:t>
      </w:r>
      <w:bookmarkStart w:id="236" w:name="_bookmark79"/>
      <w:bookmarkEnd w:id="236"/>
    </w:p>
    <w:p w14:paraId="7035A8CE" w14:textId="72720B90" w:rsidR="00072033" w:rsidRDefault="00072033" w:rsidP="00072033">
      <w:pPr>
        <w:pStyle w:val="Corpsdetexte"/>
        <w:tabs>
          <w:tab w:val="left" w:pos="1082"/>
        </w:tabs>
        <w:spacing w:before="140" w:line="360" w:lineRule="auto"/>
        <w:ind w:left="797" w:right="457"/>
        <w:jc w:val="both"/>
      </w:pPr>
    </w:p>
    <w:p w14:paraId="1C327C24" w14:textId="77777777" w:rsidR="00417DFC" w:rsidRPr="00065A86" w:rsidRDefault="00417DFC" w:rsidP="00072033">
      <w:pPr>
        <w:pStyle w:val="Corpsdetexte"/>
        <w:tabs>
          <w:tab w:val="left" w:pos="1082"/>
        </w:tabs>
        <w:spacing w:before="140" w:line="360" w:lineRule="auto"/>
        <w:ind w:left="797" w:right="457"/>
        <w:jc w:val="both"/>
      </w:pPr>
    </w:p>
    <w:p w14:paraId="249BC839" w14:textId="30903A28" w:rsidR="003915E0" w:rsidRDefault="007809B0" w:rsidP="00AC10A5">
      <w:pPr>
        <w:pStyle w:val="Titre3"/>
        <w:numPr>
          <w:ilvl w:val="1"/>
          <w:numId w:val="14"/>
        </w:numPr>
        <w:tabs>
          <w:tab w:val="left" w:pos="962"/>
        </w:tabs>
        <w:spacing w:before="78"/>
        <w:ind w:hanging="524"/>
      </w:pPr>
      <w:bookmarkStart w:id="237" w:name="_Toc45213954"/>
      <w:bookmarkStart w:id="238" w:name="_Toc45355142"/>
      <w:r>
        <w:lastRenderedPageBreak/>
        <w:t>Langages de</w:t>
      </w:r>
      <w:r>
        <w:rPr>
          <w:spacing w:val="-2"/>
        </w:rPr>
        <w:t xml:space="preserve"> </w:t>
      </w:r>
      <w:r>
        <w:t>programmation</w:t>
      </w:r>
      <w:bookmarkEnd w:id="237"/>
      <w:bookmarkEnd w:id="238"/>
    </w:p>
    <w:p w14:paraId="2813DA30" w14:textId="77777777" w:rsidR="00072033" w:rsidRDefault="00072033" w:rsidP="007B7311">
      <w:pPr>
        <w:pStyle w:val="Titre3"/>
        <w:tabs>
          <w:tab w:val="left" w:pos="962"/>
        </w:tabs>
        <w:spacing w:before="78"/>
        <w:ind w:left="0" w:firstLine="0"/>
      </w:pPr>
    </w:p>
    <w:p w14:paraId="7D579FCD" w14:textId="480DFAF8" w:rsidR="003915E0" w:rsidRDefault="003915E0" w:rsidP="00AC10A5">
      <w:pPr>
        <w:pStyle w:val="Titre3"/>
        <w:numPr>
          <w:ilvl w:val="2"/>
          <w:numId w:val="14"/>
        </w:numPr>
        <w:tabs>
          <w:tab w:val="left" w:pos="962"/>
        </w:tabs>
        <w:spacing w:before="78"/>
        <w:rPr>
          <w:lang w:val="en-US"/>
        </w:rPr>
      </w:pPr>
      <w:bookmarkStart w:id="239" w:name="_Toc45213955"/>
      <w:bookmarkStart w:id="240" w:name="_Toc45355143"/>
      <w:r w:rsidRPr="00F423FA">
        <w:rPr>
          <w:lang w:val="en-US"/>
        </w:rPr>
        <w:t>Front-end</w:t>
      </w:r>
      <w:bookmarkEnd w:id="239"/>
      <w:bookmarkEnd w:id="240"/>
    </w:p>
    <w:p w14:paraId="5B61D1A9" w14:textId="77777777" w:rsidR="002C7AD1" w:rsidRPr="00F423FA" w:rsidRDefault="002C7AD1" w:rsidP="002C7AD1">
      <w:pPr>
        <w:rPr>
          <w:lang w:val="en-US"/>
        </w:rPr>
      </w:pPr>
    </w:p>
    <w:p w14:paraId="501445C4" w14:textId="77777777" w:rsidR="003915E0" w:rsidRPr="000F30E7" w:rsidRDefault="003915E0" w:rsidP="00AC10A5">
      <w:pPr>
        <w:pStyle w:val="Corpsdetexte"/>
        <w:numPr>
          <w:ilvl w:val="0"/>
          <w:numId w:val="7"/>
        </w:numPr>
        <w:tabs>
          <w:tab w:val="left" w:pos="1082"/>
        </w:tabs>
        <w:spacing w:before="140" w:line="360" w:lineRule="auto"/>
        <w:ind w:right="457"/>
        <w:jc w:val="both"/>
        <w:rPr>
          <w:lang w:val="fr-CA"/>
        </w:rPr>
      </w:pPr>
      <w:r w:rsidRPr="000F30E7">
        <w:rPr>
          <w:b/>
          <w:bCs/>
          <w:lang w:val="fr-CA"/>
        </w:rPr>
        <w:t>HTML </w:t>
      </w:r>
      <w:r w:rsidRPr="000F30E7">
        <w:rPr>
          <w:lang w:val="fr-CA"/>
        </w:rPr>
        <w:t xml:space="preserve">(HyperText </w:t>
      </w:r>
      <w:proofErr w:type="spellStart"/>
      <w:r w:rsidRPr="000F30E7">
        <w:rPr>
          <w:lang w:val="fr-CA"/>
        </w:rPr>
        <w:t>Markup</w:t>
      </w:r>
      <w:proofErr w:type="spellEnd"/>
      <w:r w:rsidRPr="000F30E7">
        <w:rPr>
          <w:lang w:val="fr-CA"/>
        </w:rPr>
        <w:t xml:space="preserve"> </w:t>
      </w:r>
      <w:proofErr w:type="spellStart"/>
      <w:r w:rsidRPr="00541365">
        <w:rPr>
          <w:lang w:val="fr-CA"/>
        </w:rPr>
        <w:t>Language</w:t>
      </w:r>
      <w:proofErr w:type="spellEnd"/>
      <w:r w:rsidRPr="000F30E7">
        <w:rPr>
          <w:lang w:val="fr-CA"/>
        </w:rPr>
        <w:t>)</w:t>
      </w:r>
      <w:r w:rsidRPr="000F30E7">
        <w:rPr>
          <w:b/>
          <w:bCs/>
          <w:lang w:val="fr-CA"/>
        </w:rPr>
        <w:t> :</w:t>
      </w:r>
      <w:r w:rsidRPr="000F30E7">
        <w:rPr>
          <w:lang w:val="fr-CA"/>
        </w:rPr>
        <w:t> langage de balises utilisé afin de créer et de représenter le contenu d'une page web et sa structure.</w:t>
      </w:r>
    </w:p>
    <w:p w14:paraId="34C543E6" w14:textId="77777777" w:rsidR="003915E0" w:rsidRPr="000F30E7" w:rsidRDefault="003915E0" w:rsidP="00AC10A5">
      <w:pPr>
        <w:pStyle w:val="Corpsdetexte"/>
        <w:numPr>
          <w:ilvl w:val="0"/>
          <w:numId w:val="7"/>
        </w:numPr>
        <w:tabs>
          <w:tab w:val="left" w:pos="1082"/>
        </w:tabs>
        <w:spacing w:before="140" w:line="360" w:lineRule="auto"/>
        <w:ind w:right="457"/>
        <w:jc w:val="both"/>
        <w:rPr>
          <w:lang w:val="fr-CA"/>
        </w:rPr>
      </w:pPr>
      <w:r w:rsidRPr="000F30E7">
        <w:rPr>
          <w:b/>
          <w:bCs/>
          <w:lang w:val="fr-CA"/>
        </w:rPr>
        <w:t xml:space="preserve">CSS </w:t>
      </w:r>
      <w:r>
        <w:rPr>
          <w:lang w:val="fr-CA"/>
        </w:rPr>
        <w:t>(</w:t>
      </w:r>
      <w:proofErr w:type="spellStart"/>
      <w:r w:rsidRPr="00541365">
        <w:rPr>
          <w:lang w:val="fr-CA"/>
        </w:rPr>
        <w:t>Cascading</w:t>
      </w:r>
      <w:proofErr w:type="spellEnd"/>
      <w:r w:rsidRPr="000F30E7">
        <w:rPr>
          <w:lang w:val="fr-CA"/>
        </w:rPr>
        <w:t xml:space="preserve"> Style </w:t>
      </w:r>
      <w:proofErr w:type="spellStart"/>
      <w:r w:rsidRPr="000F30E7">
        <w:rPr>
          <w:lang w:val="fr-CA"/>
        </w:rPr>
        <w:t>Sheets</w:t>
      </w:r>
      <w:proofErr w:type="spellEnd"/>
      <w:r w:rsidRPr="000F30E7">
        <w:rPr>
          <w:lang w:val="fr-CA"/>
        </w:rPr>
        <w:t>)</w:t>
      </w:r>
      <w:r>
        <w:rPr>
          <w:lang w:val="fr-CA"/>
        </w:rPr>
        <w:t xml:space="preserve"> : </w:t>
      </w:r>
      <w:r w:rsidRPr="000F30E7">
        <w:rPr>
          <w:lang w:val="fr-CA"/>
        </w:rPr>
        <w:t>langage de feuille de style utilisé pour décrire la présentation d'un document écrit en </w:t>
      </w:r>
      <w:hyperlink r:id="rId60" w:tooltip="HyperText Markup Language" w:history="1">
        <w:r w:rsidRPr="000F30E7">
          <w:rPr>
            <w:lang w:val="fr-CA"/>
          </w:rPr>
          <w:t>HTML</w:t>
        </w:r>
      </w:hyperlink>
      <w:r w:rsidRPr="000F30E7">
        <w:rPr>
          <w:lang w:val="fr-CA"/>
        </w:rPr>
        <w:t> ou en </w:t>
      </w:r>
      <w:hyperlink r:id="rId61" w:history="1">
        <w:r w:rsidRPr="000F30E7">
          <w:rPr>
            <w:lang w:val="fr-CA"/>
          </w:rPr>
          <w:t>XML</w:t>
        </w:r>
      </w:hyperlink>
      <w:r>
        <w:rPr>
          <w:lang w:val="fr-CA"/>
        </w:rPr>
        <w:t>.</w:t>
      </w:r>
    </w:p>
    <w:p w14:paraId="0ECAA447" w14:textId="77777777" w:rsidR="003915E0" w:rsidRDefault="003915E0" w:rsidP="00AC10A5">
      <w:pPr>
        <w:pStyle w:val="Corpsdetexte"/>
        <w:numPr>
          <w:ilvl w:val="0"/>
          <w:numId w:val="7"/>
        </w:numPr>
        <w:tabs>
          <w:tab w:val="left" w:pos="1082"/>
        </w:tabs>
        <w:spacing w:before="140" w:line="360" w:lineRule="auto"/>
        <w:ind w:right="457"/>
      </w:pPr>
      <w:proofErr w:type="spellStart"/>
      <w:r w:rsidRPr="00541365">
        <w:rPr>
          <w:b/>
          <w:bCs/>
          <w:lang w:val="fr-CA"/>
        </w:rPr>
        <w:t>TypeScript</w:t>
      </w:r>
      <w:proofErr w:type="spellEnd"/>
      <w:r>
        <w:rPr>
          <w:b/>
          <w:bCs/>
          <w:lang w:val="fr-CA"/>
        </w:rPr>
        <w:t> </w:t>
      </w:r>
      <w:r>
        <w:rPr>
          <w:lang w:val="fr-CA"/>
        </w:rPr>
        <w:t xml:space="preserve">: </w:t>
      </w:r>
      <w:r w:rsidRPr="00E5006C">
        <w:t>un </w:t>
      </w:r>
      <w:hyperlink r:id="rId62" w:tooltip="Langage de programmation" w:history="1">
        <w:r w:rsidRPr="00E5006C">
          <w:t>langage de programmation</w:t>
        </w:r>
      </w:hyperlink>
      <w:r w:rsidRPr="00E5006C">
        <w:t> </w:t>
      </w:r>
      <w:hyperlink r:id="rId63" w:tooltip="Logiciel libre" w:history="1">
        <w:r w:rsidRPr="00E5006C">
          <w:t>libre</w:t>
        </w:r>
      </w:hyperlink>
      <w:r w:rsidRPr="00E5006C">
        <w:t> et </w:t>
      </w:r>
      <w:hyperlink r:id="rId64" w:tooltip="Open source" w:history="1">
        <w:r w:rsidRPr="00E5006C">
          <w:t>open source</w:t>
        </w:r>
      </w:hyperlink>
      <w:r w:rsidRPr="00E5006C">
        <w:t> développé par </w:t>
      </w:r>
      <w:r>
        <w:t xml:space="preserve"> </w:t>
      </w:r>
      <w:hyperlink r:id="rId65" w:tooltip="Microsoft" w:history="1">
        <w:r w:rsidRPr="00E5006C">
          <w:t>Microsoft</w:t>
        </w:r>
      </w:hyperlink>
      <w:r w:rsidRPr="00E5006C">
        <w:t> qui a pour but d'améliorer et de sécuriser la production de code </w:t>
      </w:r>
      <w:hyperlink r:id="rId66" w:tooltip="JavaScript" w:history="1">
        <w:r w:rsidRPr="00E5006C">
          <w:t>JavaScript</w:t>
        </w:r>
      </w:hyperlink>
      <w:r w:rsidRPr="00E5006C">
        <w:t>.</w:t>
      </w:r>
    </w:p>
    <w:p w14:paraId="160E2A9C" w14:textId="77777777" w:rsidR="00CE040D" w:rsidRDefault="00CE040D" w:rsidP="00072033">
      <w:pPr>
        <w:pStyle w:val="Titre3"/>
        <w:tabs>
          <w:tab w:val="left" w:pos="962"/>
        </w:tabs>
        <w:spacing w:before="78"/>
        <w:ind w:left="0" w:firstLine="0"/>
      </w:pPr>
    </w:p>
    <w:p w14:paraId="7788F9AF" w14:textId="78055FAB" w:rsidR="00030EE7" w:rsidRDefault="003915E0" w:rsidP="00AC10A5">
      <w:pPr>
        <w:pStyle w:val="Titre3"/>
        <w:numPr>
          <w:ilvl w:val="2"/>
          <w:numId w:val="14"/>
        </w:numPr>
        <w:tabs>
          <w:tab w:val="left" w:pos="962"/>
        </w:tabs>
        <w:spacing w:before="78"/>
        <w:rPr>
          <w:lang w:val="en-US"/>
        </w:rPr>
      </w:pPr>
      <w:bookmarkStart w:id="241" w:name="_Toc45213956"/>
      <w:bookmarkStart w:id="242" w:name="_Toc45355144"/>
      <w:r w:rsidRPr="00F423FA">
        <w:rPr>
          <w:lang w:val="en-US"/>
        </w:rPr>
        <w:t>Back-end</w:t>
      </w:r>
      <w:bookmarkEnd w:id="241"/>
      <w:bookmarkEnd w:id="242"/>
    </w:p>
    <w:p w14:paraId="01342221" w14:textId="77777777" w:rsidR="002C7AD1" w:rsidRPr="00F423FA" w:rsidRDefault="002C7AD1" w:rsidP="002C7AD1">
      <w:pPr>
        <w:rPr>
          <w:lang w:val="en-US"/>
        </w:rPr>
      </w:pPr>
    </w:p>
    <w:p w14:paraId="4A6299E0" w14:textId="170218E8" w:rsidR="008B3B70" w:rsidRDefault="003915E0" w:rsidP="00AC10A5">
      <w:pPr>
        <w:pStyle w:val="Corpsdetexte"/>
        <w:numPr>
          <w:ilvl w:val="0"/>
          <w:numId w:val="7"/>
        </w:numPr>
        <w:tabs>
          <w:tab w:val="left" w:pos="1082"/>
        </w:tabs>
        <w:spacing w:before="140" w:line="360" w:lineRule="auto"/>
        <w:ind w:right="457"/>
        <w:rPr>
          <w:lang w:val="fr-CA"/>
        </w:rPr>
      </w:pPr>
      <w:r w:rsidRPr="003915E0">
        <w:rPr>
          <w:b/>
          <w:bCs/>
          <w:lang w:val="fr-CA"/>
        </w:rPr>
        <w:t>C# :</w:t>
      </w:r>
      <w:r w:rsidRPr="003915E0">
        <w:rPr>
          <w:lang w:val="fr-CA"/>
        </w:rPr>
        <w:t xml:space="preserve"> un </w:t>
      </w:r>
      <w:hyperlink r:id="rId67" w:tooltip="Langage de programmation" w:history="1">
        <w:r w:rsidRPr="003915E0">
          <w:rPr>
            <w:lang w:val="fr-CA"/>
          </w:rPr>
          <w:t>langage</w:t>
        </w:r>
      </w:hyperlink>
      <w:r w:rsidRPr="003915E0">
        <w:rPr>
          <w:lang w:val="fr-CA"/>
        </w:rPr>
        <w:t> de </w:t>
      </w:r>
      <w:hyperlink r:id="rId68" w:tooltip="Programmation orientée objet" w:history="1">
        <w:r w:rsidRPr="003915E0">
          <w:rPr>
            <w:lang w:val="fr-CA"/>
          </w:rPr>
          <w:t>programmation orientée objet</w:t>
        </w:r>
      </w:hyperlink>
      <w:r w:rsidRPr="003915E0">
        <w:rPr>
          <w:lang w:val="fr-CA"/>
        </w:rPr>
        <w:t xml:space="preserve"> destiné à développer sur la plateforme </w:t>
      </w:r>
      <w:hyperlink r:id="rId69" w:tooltip="Microsoft .NET" w:history="1">
        <w:r w:rsidRPr="003915E0">
          <w:rPr>
            <w:lang w:val="fr-CA"/>
          </w:rPr>
          <w:t>Microsoft .NET</w:t>
        </w:r>
      </w:hyperlink>
      <w:r w:rsidRPr="003915E0">
        <w:rPr>
          <w:lang w:val="fr-CA"/>
        </w:rPr>
        <w:t>. Il est utilisé notamment pour développer des </w:t>
      </w:r>
      <w:hyperlink r:id="rId70" w:tooltip="Applications web" w:history="1">
        <w:r w:rsidRPr="003915E0">
          <w:rPr>
            <w:lang w:val="fr-CA"/>
          </w:rPr>
          <w:t>applications web</w:t>
        </w:r>
      </w:hyperlink>
      <w:r w:rsidRPr="003915E0">
        <w:rPr>
          <w:lang w:val="fr-CA"/>
        </w:rPr>
        <w:t> sur la plateforme </w:t>
      </w:r>
      <w:hyperlink r:id="rId71" w:tooltip="ASP.NET" w:history="1">
        <w:r w:rsidRPr="003915E0">
          <w:rPr>
            <w:lang w:val="fr-CA"/>
          </w:rPr>
          <w:t>ASP.NET</w:t>
        </w:r>
      </w:hyperlink>
      <w:r>
        <w:rPr>
          <w:lang w:val="fr-CA"/>
        </w:rPr>
        <w:t>.</w:t>
      </w:r>
    </w:p>
    <w:p w14:paraId="46823D8B" w14:textId="1579E7CF" w:rsidR="00072033" w:rsidRDefault="00072033" w:rsidP="00072033">
      <w:pPr>
        <w:pStyle w:val="Corpsdetexte"/>
        <w:tabs>
          <w:tab w:val="left" w:pos="1082"/>
        </w:tabs>
        <w:spacing w:before="140" w:line="360" w:lineRule="auto"/>
        <w:ind w:left="720" w:right="457"/>
        <w:rPr>
          <w:lang w:val="fr-CA"/>
        </w:rPr>
      </w:pPr>
    </w:p>
    <w:p w14:paraId="00BEAE8B" w14:textId="2E3AC2C5" w:rsidR="00417DFC" w:rsidRDefault="00417DFC" w:rsidP="00072033">
      <w:pPr>
        <w:pStyle w:val="Corpsdetexte"/>
        <w:tabs>
          <w:tab w:val="left" w:pos="1082"/>
        </w:tabs>
        <w:spacing w:before="140" w:line="360" w:lineRule="auto"/>
        <w:ind w:left="720" w:right="457"/>
        <w:rPr>
          <w:lang w:val="fr-CA"/>
        </w:rPr>
      </w:pPr>
    </w:p>
    <w:p w14:paraId="1F4EC2DB" w14:textId="5BC6EBD0" w:rsidR="00417DFC" w:rsidRDefault="00417DFC" w:rsidP="00072033">
      <w:pPr>
        <w:pStyle w:val="Corpsdetexte"/>
        <w:tabs>
          <w:tab w:val="left" w:pos="1082"/>
        </w:tabs>
        <w:spacing w:before="140" w:line="360" w:lineRule="auto"/>
        <w:ind w:left="720" w:right="457"/>
        <w:rPr>
          <w:lang w:val="fr-CA"/>
        </w:rPr>
      </w:pPr>
    </w:p>
    <w:p w14:paraId="795181B2" w14:textId="69AB08C3" w:rsidR="00417DFC" w:rsidRDefault="00417DFC" w:rsidP="00072033">
      <w:pPr>
        <w:pStyle w:val="Corpsdetexte"/>
        <w:tabs>
          <w:tab w:val="left" w:pos="1082"/>
        </w:tabs>
        <w:spacing w:before="140" w:line="360" w:lineRule="auto"/>
        <w:ind w:left="720" w:right="457"/>
        <w:rPr>
          <w:lang w:val="fr-CA"/>
        </w:rPr>
      </w:pPr>
    </w:p>
    <w:p w14:paraId="617C12F4" w14:textId="0B7092C6" w:rsidR="00417DFC" w:rsidRDefault="00417DFC" w:rsidP="00072033">
      <w:pPr>
        <w:pStyle w:val="Corpsdetexte"/>
        <w:tabs>
          <w:tab w:val="left" w:pos="1082"/>
        </w:tabs>
        <w:spacing w:before="140" w:line="360" w:lineRule="auto"/>
        <w:ind w:left="720" w:right="457"/>
        <w:rPr>
          <w:lang w:val="fr-CA"/>
        </w:rPr>
      </w:pPr>
    </w:p>
    <w:p w14:paraId="78BB6C2D" w14:textId="56F20201" w:rsidR="00417DFC" w:rsidRDefault="00417DFC" w:rsidP="00072033">
      <w:pPr>
        <w:pStyle w:val="Corpsdetexte"/>
        <w:tabs>
          <w:tab w:val="left" w:pos="1082"/>
        </w:tabs>
        <w:spacing w:before="140" w:line="360" w:lineRule="auto"/>
        <w:ind w:left="720" w:right="457"/>
        <w:rPr>
          <w:lang w:val="fr-CA"/>
        </w:rPr>
      </w:pPr>
    </w:p>
    <w:p w14:paraId="1D43BF26" w14:textId="14812C00" w:rsidR="00417DFC" w:rsidRDefault="00417DFC" w:rsidP="00072033">
      <w:pPr>
        <w:pStyle w:val="Corpsdetexte"/>
        <w:tabs>
          <w:tab w:val="left" w:pos="1082"/>
        </w:tabs>
        <w:spacing w:before="140" w:line="360" w:lineRule="auto"/>
        <w:ind w:left="720" w:right="457"/>
        <w:rPr>
          <w:lang w:val="fr-CA"/>
        </w:rPr>
      </w:pPr>
    </w:p>
    <w:p w14:paraId="3A81C581" w14:textId="6EFF1498" w:rsidR="00417DFC" w:rsidRDefault="00417DFC" w:rsidP="00072033">
      <w:pPr>
        <w:pStyle w:val="Corpsdetexte"/>
        <w:tabs>
          <w:tab w:val="left" w:pos="1082"/>
        </w:tabs>
        <w:spacing w:before="140" w:line="360" w:lineRule="auto"/>
        <w:ind w:left="720" w:right="457"/>
        <w:rPr>
          <w:lang w:val="fr-CA"/>
        </w:rPr>
      </w:pPr>
    </w:p>
    <w:p w14:paraId="4AC5FDEF" w14:textId="1B99DA1B" w:rsidR="00417DFC" w:rsidRDefault="00417DFC" w:rsidP="00072033">
      <w:pPr>
        <w:pStyle w:val="Corpsdetexte"/>
        <w:tabs>
          <w:tab w:val="left" w:pos="1082"/>
        </w:tabs>
        <w:spacing w:before="140" w:line="360" w:lineRule="auto"/>
        <w:ind w:left="720" w:right="457"/>
        <w:rPr>
          <w:lang w:val="fr-CA"/>
        </w:rPr>
      </w:pPr>
    </w:p>
    <w:p w14:paraId="7850F7A6" w14:textId="4FC77B22" w:rsidR="00417DFC" w:rsidRDefault="00417DFC" w:rsidP="00072033">
      <w:pPr>
        <w:pStyle w:val="Corpsdetexte"/>
        <w:tabs>
          <w:tab w:val="left" w:pos="1082"/>
        </w:tabs>
        <w:spacing w:before="140" w:line="360" w:lineRule="auto"/>
        <w:ind w:left="720" w:right="457"/>
        <w:rPr>
          <w:lang w:val="fr-CA"/>
        </w:rPr>
      </w:pPr>
    </w:p>
    <w:p w14:paraId="32CB968D" w14:textId="3D242CC4" w:rsidR="00417DFC" w:rsidRDefault="00417DFC" w:rsidP="00072033">
      <w:pPr>
        <w:pStyle w:val="Corpsdetexte"/>
        <w:tabs>
          <w:tab w:val="left" w:pos="1082"/>
        </w:tabs>
        <w:spacing w:before="140" w:line="360" w:lineRule="auto"/>
        <w:ind w:left="720" w:right="457"/>
        <w:rPr>
          <w:lang w:val="fr-CA"/>
        </w:rPr>
      </w:pPr>
    </w:p>
    <w:p w14:paraId="2FD6284E" w14:textId="2A309A59" w:rsidR="00417DFC" w:rsidRDefault="00417DFC" w:rsidP="00072033">
      <w:pPr>
        <w:pStyle w:val="Corpsdetexte"/>
        <w:tabs>
          <w:tab w:val="left" w:pos="1082"/>
        </w:tabs>
        <w:spacing w:before="140" w:line="360" w:lineRule="auto"/>
        <w:ind w:left="720" w:right="457"/>
        <w:rPr>
          <w:lang w:val="fr-CA"/>
        </w:rPr>
      </w:pPr>
    </w:p>
    <w:p w14:paraId="259E04F3" w14:textId="50F81761" w:rsidR="00417DFC" w:rsidRDefault="00417DFC" w:rsidP="00072033">
      <w:pPr>
        <w:pStyle w:val="Corpsdetexte"/>
        <w:tabs>
          <w:tab w:val="left" w:pos="1082"/>
        </w:tabs>
        <w:spacing w:before="140" w:line="360" w:lineRule="auto"/>
        <w:ind w:left="720" w:right="457"/>
        <w:rPr>
          <w:lang w:val="fr-CA"/>
        </w:rPr>
      </w:pPr>
    </w:p>
    <w:p w14:paraId="58A5CEDC" w14:textId="77777777" w:rsidR="00417DFC" w:rsidRPr="00072033" w:rsidRDefault="00417DFC" w:rsidP="00072033">
      <w:pPr>
        <w:pStyle w:val="Corpsdetexte"/>
        <w:tabs>
          <w:tab w:val="left" w:pos="1082"/>
        </w:tabs>
        <w:spacing w:before="140" w:line="360" w:lineRule="auto"/>
        <w:ind w:left="720" w:right="457"/>
        <w:rPr>
          <w:lang w:val="fr-CA"/>
        </w:rPr>
      </w:pPr>
    </w:p>
    <w:p w14:paraId="3E44CD9C" w14:textId="38CEFC51" w:rsidR="00030EE7" w:rsidRPr="00173A91" w:rsidRDefault="001A54D1" w:rsidP="00AC10A5">
      <w:pPr>
        <w:pStyle w:val="Titre2"/>
        <w:numPr>
          <w:ilvl w:val="0"/>
          <w:numId w:val="14"/>
        </w:numPr>
        <w:tabs>
          <w:tab w:val="left" w:pos="773"/>
        </w:tabs>
        <w:spacing w:before="76"/>
        <w:ind w:hanging="335"/>
      </w:pPr>
      <w:bookmarkStart w:id="243" w:name="_bookmark88"/>
      <w:bookmarkStart w:id="244" w:name="_Toc45213957"/>
      <w:bookmarkStart w:id="245" w:name="_Toc45355145"/>
      <w:bookmarkEnd w:id="243"/>
      <w:r w:rsidRPr="001A54D1">
        <w:rPr>
          <w:color w:val="0D0D0D"/>
        </w:rPr>
        <w:t>Principales interfaces graphiques</w:t>
      </w:r>
      <w:bookmarkEnd w:id="244"/>
      <w:bookmarkEnd w:id="245"/>
    </w:p>
    <w:p w14:paraId="77B27C73" w14:textId="77777777" w:rsidR="00173A91" w:rsidRDefault="00173A91" w:rsidP="00173A91"/>
    <w:p w14:paraId="2A943DC5" w14:textId="10697F99" w:rsidR="00D84D61" w:rsidRDefault="00F26772" w:rsidP="00030EE7">
      <w:pPr>
        <w:pStyle w:val="Corpsdetexte"/>
        <w:spacing w:before="182" w:line="360" w:lineRule="auto"/>
        <w:ind w:left="438" w:right="457"/>
        <w:jc w:val="both"/>
      </w:pPr>
      <w:r w:rsidRPr="00030EE7">
        <w:t>Au lancement d</w:t>
      </w:r>
      <w:r w:rsidR="002C7AD1">
        <w:t>e l’application</w:t>
      </w:r>
      <w:r w:rsidRPr="00030EE7">
        <w:t xml:space="preserve">, l’interface d’accueil s’affiche. </w:t>
      </w:r>
      <w:r w:rsidR="00E64561" w:rsidRPr="00030EE7">
        <w:t>Il contient la liste des tous les examens pour tous les patients avec la date et la r</w:t>
      </w:r>
      <w:r w:rsidR="00E64561" w:rsidRPr="00E64561">
        <w:t>ecommandation</w:t>
      </w:r>
      <w:r w:rsidR="00E64561" w:rsidRPr="00030EE7">
        <w:t xml:space="preserve"> de chaque examen, qui représentent les informations les plus utiles qu’un </w:t>
      </w:r>
      <w:r w:rsidR="001D67D3">
        <w:t>radiologue</w:t>
      </w:r>
      <w:r w:rsidR="00E64561" w:rsidRPr="00030EE7">
        <w:t xml:space="preserve"> doit les consulter en premier</w:t>
      </w:r>
      <w:r w:rsidR="00EB5172" w:rsidRPr="00030EE7">
        <w:t>.</w:t>
      </w:r>
      <w:r w:rsidR="00D84D61" w:rsidRPr="00030EE7">
        <w:t xml:space="preserve"> </w:t>
      </w:r>
    </w:p>
    <w:p w14:paraId="647FF509" w14:textId="77777777" w:rsidR="00030EE7" w:rsidRDefault="00030EE7" w:rsidP="00030EE7">
      <w:pPr>
        <w:pStyle w:val="Corpsdetexte"/>
        <w:spacing w:before="182" w:line="360" w:lineRule="auto"/>
        <w:ind w:left="438" w:right="457"/>
        <w:jc w:val="both"/>
      </w:pPr>
    </w:p>
    <w:p w14:paraId="15F56AEB" w14:textId="77777777" w:rsidR="000F2448" w:rsidRDefault="00D84D61" w:rsidP="000F2448">
      <w:pPr>
        <w:pStyle w:val="Corpsdetexte"/>
        <w:keepNext/>
        <w:spacing w:before="182" w:line="360" w:lineRule="auto"/>
        <w:ind w:left="438" w:right="457"/>
        <w:jc w:val="both"/>
      </w:pPr>
      <w:r>
        <w:rPr>
          <w:noProof/>
          <w:lang w:eastAsia="fr-FR"/>
        </w:rPr>
        <w:drawing>
          <wp:inline distT="0" distB="0" distL="0" distR="0" wp14:anchorId="3161E4C0" wp14:editId="61CC5D50">
            <wp:extent cx="6330950" cy="3305175"/>
            <wp:effectExtent l="0" t="0" r="0" b="0"/>
            <wp:docPr id="4" name="Image 4"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2">
                      <a:extLst>
                        <a:ext uri="{28A0092B-C50C-407E-A947-70E740481C1C}">
                          <a14:useLocalDpi xmlns:a14="http://schemas.microsoft.com/office/drawing/2010/main" val="0"/>
                        </a:ext>
                      </a:extLst>
                    </a:blip>
                    <a:stretch>
                      <a:fillRect/>
                    </a:stretch>
                  </pic:blipFill>
                  <pic:spPr>
                    <a:xfrm>
                      <a:off x="0" y="0"/>
                      <a:ext cx="6330950" cy="3305175"/>
                    </a:xfrm>
                    <a:prstGeom prst="rect">
                      <a:avLst/>
                    </a:prstGeom>
                  </pic:spPr>
                </pic:pic>
              </a:graphicData>
            </a:graphic>
          </wp:inline>
        </w:drawing>
      </w:r>
    </w:p>
    <w:p w14:paraId="6F22CE1D" w14:textId="4CF49528" w:rsidR="00D84D61" w:rsidRPr="000F2448" w:rsidRDefault="000F2448" w:rsidP="000F2448">
      <w:pPr>
        <w:pStyle w:val="Lgende"/>
        <w:jc w:val="center"/>
        <w:rPr>
          <w:color w:val="000000" w:themeColor="text1"/>
          <w:sz w:val="24"/>
          <w:szCs w:val="24"/>
        </w:rPr>
      </w:pPr>
      <w:bookmarkStart w:id="246" w:name="_Toc45315480"/>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20</w:t>
      </w:r>
      <w:r w:rsidRPr="000F2448">
        <w:rPr>
          <w:color w:val="000000" w:themeColor="text1"/>
          <w:sz w:val="24"/>
          <w:szCs w:val="24"/>
        </w:rPr>
        <w:fldChar w:fldCharType="end"/>
      </w:r>
      <w:r w:rsidRPr="000F2448">
        <w:rPr>
          <w:color w:val="000000" w:themeColor="text1"/>
          <w:sz w:val="24"/>
          <w:szCs w:val="24"/>
        </w:rPr>
        <w:t> : Interface d’</w:t>
      </w:r>
      <w:r w:rsidR="00835500" w:rsidRPr="000F2448">
        <w:rPr>
          <w:color w:val="000000" w:themeColor="text1"/>
          <w:sz w:val="24"/>
          <w:szCs w:val="24"/>
        </w:rPr>
        <w:t>accueil</w:t>
      </w:r>
      <w:bookmarkEnd w:id="246"/>
    </w:p>
    <w:p w14:paraId="3C7217D0" w14:textId="0B2BBF7D" w:rsidR="00030EE7" w:rsidRDefault="00030EE7" w:rsidP="00D84D61">
      <w:pPr>
        <w:pStyle w:val="Corpsdetexte"/>
        <w:spacing w:before="182" w:line="360" w:lineRule="auto"/>
        <w:ind w:left="438" w:right="457"/>
        <w:jc w:val="both"/>
      </w:pPr>
    </w:p>
    <w:p w14:paraId="285DDBA1" w14:textId="3AD56765" w:rsidR="00417DFC" w:rsidRDefault="00417DFC" w:rsidP="00D84D61">
      <w:pPr>
        <w:pStyle w:val="Corpsdetexte"/>
        <w:spacing w:before="182" w:line="360" w:lineRule="auto"/>
        <w:ind w:left="438" w:right="457"/>
        <w:jc w:val="both"/>
      </w:pPr>
    </w:p>
    <w:p w14:paraId="27EC5BFE" w14:textId="3191F1FF" w:rsidR="00417DFC" w:rsidRDefault="00417DFC" w:rsidP="00D84D61">
      <w:pPr>
        <w:pStyle w:val="Corpsdetexte"/>
        <w:spacing w:before="182" w:line="360" w:lineRule="auto"/>
        <w:ind w:left="438" w:right="457"/>
        <w:jc w:val="both"/>
      </w:pPr>
    </w:p>
    <w:p w14:paraId="46FD8B7E" w14:textId="07DD4209" w:rsidR="00417DFC" w:rsidRDefault="00417DFC" w:rsidP="00D84D61">
      <w:pPr>
        <w:pStyle w:val="Corpsdetexte"/>
        <w:spacing w:before="182" w:line="360" w:lineRule="auto"/>
        <w:ind w:left="438" w:right="457"/>
        <w:jc w:val="both"/>
      </w:pPr>
    </w:p>
    <w:p w14:paraId="4E3AFDE7" w14:textId="77777777" w:rsidR="00417DFC" w:rsidRDefault="00417DFC" w:rsidP="00D84D61">
      <w:pPr>
        <w:pStyle w:val="Corpsdetexte"/>
        <w:spacing w:before="182" w:line="360" w:lineRule="auto"/>
        <w:ind w:left="438" w:right="457"/>
        <w:jc w:val="both"/>
      </w:pPr>
    </w:p>
    <w:p w14:paraId="76DC7E99" w14:textId="03F1A148" w:rsidR="00030EE7" w:rsidRDefault="00030EE7" w:rsidP="00D84D61">
      <w:pPr>
        <w:pStyle w:val="Corpsdetexte"/>
        <w:spacing w:before="182" w:line="360" w:lineRule="auto"/>
        <w:ind w:left="438" w:right="457"/>
        <w:jc w:val="both"/>
      </w:pPr>
    </w:p>
    <w:p w14:paraId="67C4F7A2" w14:textId="0A5CEFB3" w:rsidR="00030EE7" w:rsidRDefault="00030EE7" w:rsidP="00D84D61">
      <w:pPr>
        <w:pStyle w:val="Corpsdetexte"/>
        <w:spacing w:before="182" w:line="360" w:lineRule="auto"/>
        <w:ind w:left="438" w:right="457"/>
        <w:jc w:val="both"/>
      </w:pPr>
    </w:p>
    <w:p w14:paraId="2A646472" w14:textId="686E28A7" w:rsidR="00030EE7" w:rsidRDefault="00030EE7" w:rsidP="00D84D61">
      <w:pPr>
        <w:pStyle w:val="Corpsdetexte"/>
        <w:spacing w:before="182" w:line="360" w:lineRule="auto"/>
        <w:ind w:left="438" w:right="457"/>
        <w:jc w:val="both"/>
      </w:pPr>
    </w:p>
    <w:p w14:paraId="651A7432" w14:textId="42E880B9" w:rsidR="00030EE7" w:rsidRDefault="00030EE7" w:rsidP="00D84D61">
      <w:pPr>
        <w:pStyle w:val="Corpsdetexte"/>
        <w:spacing w:before="182" w:line="360" w:lineRule="auto"/>
        <w:ind w:left="438" w:right="457"/>
        <w:jc w:val="both"/>
      </w:pPr>
    </w:p>
    <w:p w14:paraId="37A236A5" w14:textId="1752562F" w:rsidR="00030EE7" w:rsidRDefault="00D84D61" w:rsidP="00030EE7">
      <w:pPr>
        <w:pStyle w:val="Corpsdetexte"/>
        <w:spacing w:before="182" w:line="360" w:lineRule="auto"/>
        <w:ind w:left="438" w:right="457"/>
        <w:jc w:val="both"/>
      </w:pPr>
      <w:r>
        <w:lastRenderedPageBreak/>
        <w:t xml:space="preserve">Le </w:t>
      </w:r>
      <w:r w:rsidR="001D67D3">
        <w:t>radiologue</w:t>
      </w:r>
      <w:r>
        <w:t xml:space="preserve"> peut trier la liste </w:t>
      </w:r>
      <w:r w:rsidR="001D67D3">
        <w:t>et il peut aussi</w:t>
      </w:r>
      <w:r>
        <w:t xml:space="preserve"> faire une recherche selon </w:t>
      </w:r>
      <w:r w:rsidR="00835500">
        <w:t xml:space="preserve">l’un des critères qui figurent dans cette liste </w:t>
      </w:r>
      <w:r>
        <w:t>(patient, date, recommandation)</w:t>
      </w:r>
      <w:r w:rsidR="00835500">
        <w:t xml:space="preserve"> en tapant l’information qu’il souhaite chercher dans la barre de recherche</w:t>
      </w:r>
      <w:r w:rsidR="00130CB5">
        <w:t xml:space="preserve"> (en haut de page à gauche sous le titre « Rechercher examen thyroïde... »)</w:t>
      </w:r>
    </w:p>
    <w:p w14:paraId="7EA2C566" w14:textId="77777777" w:rsidR="000F2448" w:rsidRDefault="00D84D61" w:rsidP="000F2448">
      <w:pPr>
        <w:pStyle w:val="Corpsdetexte"/>
        <w:keepNext/>
        <w:spacing w:before="182" w:line="360" w:lineRule="auto"/>
        <w:ind w:left="438" w:right="457"/>
        <w:jc w:val="both"/>
      </w:pPr>
      <w:r>
        <w:rPr>
          <w:noProof/>
          <w:lang w:eastAsia="fr-FR"/>
        </w:rPr>
        <w:drawing>
          <wp:inline distT="0" distB="0" distL="0" distR="0" wp14:anchorId="2B934E64" wp14:editId="334EF457">
            <wp:extent cx="6330950" cy="2065655"/>
            <wp:effectExtent l="0" t="0" r="0" b="0"/>
            <wp:docPr id="7" name="Image 7"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e.PNG"/>
                    <pic:cNvPicPr/>
                  </pic:nvPicPr>
                  <pic:blipFill>
                    <a:blip r:embed="rId73">
                      <a:extLst>
                        <a:ext uri="{28A0092B-C50C-407E-A947-70E740481C1C}">
                          <a14:useLocalDpi xmlns:a14="http://schemas.microsoft.com/office/drawing/2010/main" val="0"/>
                        </a:ext>
                      </a:extLst>
                    </a:blip>
                    <a:stretch>
                      <a:fillRect/>
                    </a:stretch>
                  </pic:blipFill>
                  <pic:spPr>
                    <a:xfrm>
                      <a:off x="0" y="0"/>
                      <a:ext cx="6330950" cy="2065655"/>
                    </a:xfrm>
                    <a:prstGeom prst="rect">
                      <a:avLst/>
                    </a:prstGeom>
                  </pic:spPr>
                </pic:pic>
              </a:graphicData>
            </a:graphic>
          </wp:inline>
        </w:drawing>
      </w:r>
    </w:p>
    <w:p w14:paraId="32AAE9DE" w14:textId="6EFE4285" w:rsidR="00D84D61" w:rsidRPr="000F2448" w:rsidRDefault="000F2448" w:rsidP="000F2448">
      <w:pPr>
        <w:pStyle w:val="Lgende"/>
        <w:jc w:val="center"/>
        <w:rPr>
          <w:color w:val="000000" w:themeColor="text1"/>
          <w:sz w:val="24"/>
          <w:szCs w:val="24"/>
        </w:rPr>
      </w:pPr>
      <w:bookmarkStart w:id="247" w:name="_Toc45315481"/>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21</w:t>
      </w:r>
      <w:r w:rsidRPr="000F2448">
        <w:rPr>
          <w:color w:val="000000" w:themeColor="text1"/>
          <w:sz w:val="24"/>
          <w:szCs w:val="24"/>
        </w:rPr>
        <w:fldChar w:fldCharType="end"/>
      </w:r>
      <w:r w:rsidRPr="000F2448">
        <w:rPr>
          <w:color w:val="000000" w:themeColor="text1"/>
          <w:sz w:val="24"/>
          <w:szCs w:val="24"/>
        </w:rPr>
        <w:t> : recherche par date</w:t>
      </w:r>
      <w:bookmarkEnd w:id="247"/>
    </w:p>
    <w:p w14:paraId="2374791E" w14:textId="77777777" w:rsidR="000F2448" w:rsidRDefault="00FF6A6C" w:rsidP="000F2448">
      <w:pPr>
        <w:pStyle w:val="Corpsdetexte"/>
        <w:keepNext/>
        <w:spacing w:before="182" w:line="360" w:lineRule="auto"/>
        <w:ind w:left="438" w:right="457"/>
        <w:jc w:val="both"/>
      </w:pPr>
      <w:r>
        <w:rPr>
          <w:noProof/>
          <w:lang w:eastAsia="fr-FR"/>
        </w:rPr>
        <w:drawing>
          <wp:inline distT="0" distB="0" distL="0" distR="0" wp14:anchorId="4159BBA2" wp14:editId="7B081C1E">
            <wp:extent cx="6330950" cy="1978025"/>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PNG"/>
                    <pic:cNvPicPr/>
                  </pic:nvPicPr>
                  <pic:blipFill>
                    <a:blip r:embed="rId74">
                      <a:extLst>
                        <a:ext uri="{28A0092B-C50C-407E-A947-70E740481C1C}">
                          <a14:useLocalDpi xmlns:a14="http://schemas.microsoft.com/office/drawing/2010/main" val="0"/>
                        </a:ext>
                      </a:extLst>
                    </a:blip>
                    <a:stretch>
                      <a:fillRect/>
                    </a:stretch>
                  </pic:blipFill>
                  <pic:spPr>
                    <a:xfrm>
                      <a:off x="0" y="0"/>
                      <a:ext cx="6330950" cy="1978025"/>
                    </a:xfrm>
                    <a:prstGeom prst="rect">
                      <a:avLst/>
                    </a:prstGeom>
                  </pic:spPr>
                </pic:pic>
              </a:graphicData>
            </a:graphic>
          </wp:inline>
        </w:drawing>
      </w:r>
    </w:p>
    <w:p w14:paraId="26FC8156" w14:textId="40AEB60D" w:rsidR="00FF6A6C" w:rsidRPr="000F2448" w:rsidRDefault="000F2448" w:rsidP="000F2448">
      <w:pPr>
        <w:pStyle w:val="Lgende"/>
        <w:jc w:val="center"/>
        <w:rPr>
          <w:color w:val="000000" w:themeColor="text1"/>
          <w:sz w:val="24"/>
          <w:szCs w:val="24"/>
        </w:rPr>
      </w:pPr>
      <w:bookmarkStart w:id="248" w:name="_Toc45315482"/>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22</w:t>
      </w:r>
      <w:r w:rsidRPr="000F2448">
        <w:rPr>
          <w:color w:val="000000" w:themeColor="text1"/>
          <w:sz w:val="24"/>
          <w:szCs w:val="24"/>
        </w:rPr>
        <w:fldChar w:fldCharType="end"/>
      </w:r>
      <w:r w:rsidRPr="000F2448">
        <w:rPr>
          <w:color w:val="000000" w:themeColor="text1"/>
          <w:sz w:val="24"/>
          <w:szCs w:val="24"/>
        </w:rPr>
        <w:t> : recherche par patient</w:t>
      </w:r>
      <w:bookmarkEnd w:id="248"/>
    </w:p>
    <w:p w14:paraId="76EC83D0" w14:textId="23BCE5E7" w:rsidR="00FF6A6C" w:rsidRDefault="00FF6A6C" w:rsidP="00FF6A6C">
      <w:pPr>
        <w:pStyle w:val="Corpsdetexte"/>
        <w:spacing w:before="160" w:line="360" w:lineRule="auto"/>
        <w:ind w:left="438" w:right="454"/>
        <w:jc w:val="center"/>
        <w:rPr>
          <w:i/>
          <w:iCs/>
          <w:sz w:val="22"/>
          <w:szCs w:val="22"/>
        </w:rPr>
      </w:pPr>
    </w:p>
    <w:p w14:paraId="420EE2BA" w14:textId="77777777" w:rsidR="000F2448" w:rsidRDefault="00084238" w:rsidP="000F2448">
      <w:pPr>
        <w:pStyle w:val="Corpsdetexte"/>
        <w:keepNext/>
        <w:spacing w:before="182" w:line="360" w:lineRule="auto"/>
        <w:ind w:left="438" w:right="457"/>
        <w:jc w:val="both"/>
      </w:pPr>
      <w:r>
        <w:rPr>
          <w:noProof/>
          <w:lang w:eastAsia="fr-FR"/>
        </w:rPr>
        <w:drawing>
          <wp:inline distT="0" distB="0" distL="0" distR="0" wp14:anchorId="16C7FD15" wp14:editId="33E2BD67">
            <wp:extent cx="6330950" cy="2414270"/>
            <wp:effectExtent l="0" t="0" r="0" b="0"/>
            <wp:docPr id="9" name="Image 9" descr="Une image contenant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mmandation.PNG"/>
                    <pic:cNvPicPr/>
                  </pic:nvPicPr>
                  <pic:blipFill>
                    <a:blip r:embed="rId75">
                      <a:extLst>
                        <a:ext uri="{28A0092B-C50C-407E-A947-70E740481C1C}">
                          <a14:useLocalDpi xmlns:a14="http://schemas.microsoft.com/office/drawing/2010/main" val="0"/>
                        </a:ext>
                      </a:extLst>
                    </a:blip>
                    <a:stretch>
                      <a:fillRect/>
                    </a:stretch>
                  </pic:blipFill>
                  <pic:spPr>
                    <a:xfrm>
                      <a:off x="0" y="0"/>
                      <a:ext cx="6330950" cy="2414270"/>
                    </a:xfrm>
                    <a:prstGeom prst="rect">
                      <a:avLst/>
                    </a:prstGeom>
                  </pic:spPr>
                </pic:pic>
              </a:graphicData>
            </a:graphic>
          </wp:inline>
        </w:drawing>
      </w:r>
    </w:p>
    <w:p w14:paraId="025AF819" w14:textId="38250D6A" w:rsidR="00FF6A6C" w:rsidRPr="000F2448" w:rsidRDefault="000F2448" w:rsidP="000F2448">
      <w:pPr>
        <w:pStyle w:val="Lgende"/>
        <w:jc w:val="center"/>
        <w:rPr>
          <w:color w:val="000000" w:themeColor="text1"/>
          <w:sz w:val="24"/>
          <w:szCs w:val="24"/>
        </w:rPr>
      </w:pPr>
      <w:bookmarkStart w:id="249" w:name="_Toc45315483"/>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23</w:t>
      </w:r>
      <w:r w:rsidRPr="000F2448">
        <w:rPr>
          <w:color w:val="000000" w:themeColor="text1"/>
          <w:sz w:val="24"/>
          <w:szCs w:val="24"/>
        </w:rPr>
        <w:fldChar w:fldCharType="end"/>
      </w:r>
      <w:r w:rsidRPr="000F2448">
        <w:rPr>
          <w:color w:val="000000" w:themeColor="text1"/>
          <w:sz w:val="24"/>
          <w:szCs w:val="24"/>
        </w:rPr>
        <w:t> : recherche par recommandation</w:t>
      </w:r>
      <w:bookmarkEnd w:id="249"/>
    </w:p>
    <w:p w14:paraId="680A7A9E" w14:textId="3BE22CD8" w:rsidR="00D84D61" w:rsidRDefault="001D67D3" w:rsidP="00D84D61">
      <w:pPr>
        <w:pStyle w:val="Corpsdetexte"/>
        <w:spacing w:before="182" w:line="360" w:lineRule="auto"/>
        <w:ind w:left="438" w:right="457"/>
        <w:jc w:val="both"/>
      </w:pPr>
      <w:r>
        <w:lastRenderedPageBreak/>
        <w:t>L’</w:t>
      </w:r>
      <w:r w:rsidR="00D84D61">
        <w:t>interface</w:t>
      </w:r>
      <w:r>
        <w:t xml:space="preserve"> d’accueil</w:t>
      </w:r>
      <w:r w:rsidR="00D84D61">
        <w:t xml:space="preserve"> contient un bouton sous forme d’icone pour supprimer un examen, avec une alerte pour confirmer cette action, en cas </w:t>
      </w:r>
      <w:r w:rsidR="00173A91">
        <w:t>d’une clique</w:t>
      </w:r>
      <w:r w:rsidR="00D84D61">
        <w:t xml:space="preserve"> par erreur.</w:t>
      </w:r>
    </w:p>
    <w:p w14:paraId="7412A48E" w14:textId="77777777" w:rsidR="000F2448" w:rsidRDefault="00084238" w:rsidP="000F2448">
      <w:pPr>
        <w:pStyle w:val="Corpsdetexte"/>
        <w:keepNext/>
        <w:spacing w:before="182" w:line="360" w:lineRule="auto"/>
        <w:ind w:left="438" w:right="457"/>
        <w:jc w:val="both"/>
      </w:pPr>
      <w:r>
        <w:rPr>
          <w:noProof/>
          <w:lang w:eastAsia="fr-FR"/>
        </w:rPr>
        <w:drawing>
          <wp:inline distT="0" distB="0" distL="0" distR="0" wp14:anchorId="31E6015E" wp14:editId="17DA6170">
            <wp:extent cx="6330950" cy="2680335"/>
            <wp:effectExtent l="0" t="0" r="0" b="0"/>
            <wp:docPr id="10" name="Image 10" descr="Une image contenant capture d’écran, route, 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PNG"/>
                    <pic:cNvPicPr/>
                  </pic:nvPicPr>
                  <pic:blipFill>
                    <a:blip r:embed="rId76">
                      <a:extLst>
                        <a:ext uri="{28A0092B-C50C-407E-A947-70E740481C1C}">
                          <a14:useLocalDpi xmlns:a14="http://schemas.microsoft.com/office/drawing/2010/main" val="0"/>
                        </a:ext>
                      </a:extLst>
                    </a:blip>
                    <a:stretch>
                      <a:fillRect/>
                    </a:stretch>
                  </pic:blipFill>
                  <pic:spPr>
                    <a:xfrm>
                      <a:off x="0" y="0"/>
                      <a:ext cx="6330950" cy="2680335"/>
                    </a:xfrm>
                    <a:prstGeom prst="rect">
                      <a:avLst/>
                    </a:prstGeom>
                  </pic:spPr>
                </pic:pic>
              </a:graphicData>
            </a:graphic>
          </wp:inline>
        </w:drawing>
      </w:r>
    </w:p>
    <w:p w14:paraId="0CC255FA" w14:textId="6C319549" w:rsidR="00084238" w:rsidRPr="000F2448" w:rsidRDefault="000F2448" w:rsidP="000F2448">
      <w:pPr>
        <w:pStyle w:val="Lgende"/>
        <w:jc w:val="center"/>
        <w:rPr>
          <w:color w:val="000000" w:themeColor="text1"/>
          <w:sz w:val="24"/>
          <w:szCs w:val="24"/>
        </w:rPr>
      </w:pPr>
      <w:bookmarkStart w:id="250" w:name="_Toc45315484"/>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24</w:t>
      </w:r>
      <w:r w:rsidRPr="000F2448">
        <w:rPr>
          <w:color w:val="000000" w:themeColor="text1"/>
          <w:sz w:val="24"/>
          <w:szCs w:val="24"/>
        </w:rPr>
        <w:fldChar w:fldCharType="end"/>
      </w:r>
      <w:r w:rsidRPr="000F2448">
        <w:rPr>
          <w:color w:val="000000" w:themeColor="text1"/>
          <w:sz w:val="24"/>
          <w:szCs w:val="24"/>
        </w:rPr>
        <w:t xml:space="preserve"> : alerte de suppression</w:t>
      </w:r>
      <w:bookmarkEnd w:id="250"/>
    </w:p>
    <w:p w14:paraId="70EAC242" w14:textId="77777777" w:rsidR="004A18B8" w:rsidRPr="004A18B8" w:rsidRDefault="004A18B8" w:rsidP="004A18B8">
      <w:pPr>
        <w:pStyle w:val="Corpsdetexte"/>
        <w:spacing w:before="160" w:line="360" w:lineRule="auto"/>
        <w:ind w:left="438" w:right="454"/>
        <w:jc w:val="center"/>
        <w:rPr>
          <w:i/>
          <w:iCs/>
          <w:sz w:val="22"/>
          <w:szCs w:val="22"/>
        </w:rPr>
      </w:pPr>
    </w:p>
    <w:p w14:paraId="18C96F53" w14:textId="78938030" w:rsidR="00E64561" w:rsidRDefault="004A18B8" w:rsidP="00E64561">
      <w:pPr>
        <w:pStyle w:val="Corpsdetexte"/>
        <w:spacing w:before="182" w:line="360" w:lineRule="auto"/>
        <w:ind w:left="438" w:right="457"/>
        <w:jc w:val="both"/>
      </w:pPr>
      <w:r>
        <w:t>Le bouton « Ajouter un examen » permet d’entrer un nouvel examen,</w:t>
      </w:r>
      <w:r w:rsidR="00EB5172">
        <w:t xml:space="preserve"> en choisissant le nom du patient désiré ou en y ajoutant un nouveau, en cas d’un nouveau patient</w:t>
      </w:r>
      <w:r w:rsidR="005E01C5">
        <w:t>.</w:t>
      </w:r>
    </w:p>
    <w:p w14:paraId="06D59BAC" w14:textId="77777777" w:rsidR="000F2448" w:rsidRDefault="004A18B8" w:rsidP="000F2448">
      <w:pPr>
        <w:pStyle w:val="Corpsdetexte"/>
        <w:keepNext/>
        <w:spacing w:before="182" w:line="360" w:lineRule="auto"/>
        <w:ind w:left="438" w:right="457"/>
        <w:jc w:val="both"/>
      </w:pPr>
      <w:r>
        <w:rPr>
          <w:noProof/>
          <w:lang w:eastAsia="fr-FR"/>
        </w:rPr>
        <w:drawing>
          <wp:inline distT="0" distB="0" distL="0" distR="0" wp14:anchorId="257FEC8C" wp14:editId="3C0DAA49">
            <wp:extent cx="5715798" cy="3629532"/>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77">
                      <a:extLst>
                        <a:ext uri="{28A0092B-C50C-407E-A947-70E740481C1C}">
                          <a14:useLocalDpi xmlns:a14="http://schemas.microsoft.com/office/drawing/2010/main" val="0"/>
                        </a:ext>
                      </a:extLst>
                    </a:blip>
                    <a:stretch>
                      <a:fillRect/>
                    </a:stretch>
                  </pic:blipFill>
                  <pic:spPr>
                    <a:xfrm>
                      <a:off x="0" y="0"/>
                      <a:ext cx="5715798" cy="3629532"/>
                    </a:xfrm>
                    <a:prstGeom prst="rect">
                      <a:avLst/>
                    </a:prstGeom>
                  </pic:spPr>
                </pic:pic>
              </a:graphicData>
            </a:graphic>
          </wp:inline>
        </w:drawing>
      </w:r>
    </w:p>
    <w:p w14:paraId="7B0975C6" w14:textId="7710B012" w:rsidR="004A18B8" w:rsidRPr="000F2448" w:rsidRDefault="000F2448" w:rsidP="000F2448">
      <w:pPr>
        <w:pStyle w:val="Lgende"/>
        <w:jc w:val="center"/>
        <w:rPr>
          <w:color w:val="000000" w:themeColor="text1"/>
          <w:sz w:val="24"/>
          <w:szCs w:val="24"/>
        </w:rPr>
      </w:pPr>
      <w:bookmarkStart w:id="251" w:name="_Toc45315485"/>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25</w:t>
      </w:r>
      <w:r w:rsidRPr="000F2448">
        <w:rPr>
          <w:color w:val="000000" w:themeColor="text1"/>
          <w:sz w:val="24"/>
          <w:szCs w:val="24"/>
        </w:rPr>
        <w:fldChar w:fldCharType="end"/>
      </w:r>
      <w:r w:rsidRPr="000F2448">
        <w:rPr>
          <w:color w:val="000000" w:themeColor="text1"/>
          <w:sz w:val="24"/>
          <w:szCs w:val="24"/>
        </w:rPr>
        <w:t> : ajout d’un examen</w:t>
      </w:r>
      <w:bookmarkEnd w:id="251"/>
    </w:p>
    <w:p w14:paraId="645967AB" w14:textId="77777777" w:rsidR="00705310" w:rsidRDefault="00705310" w:rsidP="00030EE7">
      <w:pPr>
        <w:pStyle w:val="Corpsdetexte"/>
        <w:spacing w:before="182" w:line="360" w:lineRule="auto"/>
        <w:ind w:left="438" w:right="457"/>
        <w:jc w:val="both"/>
      </w:pPr>
    </w:p>
    <w:p w14:paraId="021B11B6" w14:textId="77777777" w:rsidR="00746C96" w:rsidRDefault="00746C96" w:rsidP="00030EE7">
      <w:pPr>
        <w:pStyle w:val="Corpsdetexte"/>
        <w:spacing w:before="182" w:line="360" w:lineRule="auto"/>
        <w:ind w:left="438" w:right="457"/>
        <w:jc w:val="both"/>
      </w:pPr>
    </w:p>
    <w:p w14:paraId="411124E1" w14:textId="459F0F4F" w:rsidR="004A18B8" w:rsidRDefault="004A18B8" w:rsidP="00030EE7">
      <w:pPr>
        <w:pStyle w:val="Corpsdetexte"/>
        <w:spacing w:before="182" w:line="360" w:lineRule="auto"/>
        <w:ind w:left="438" w:right="457"/>
        <w:jc w:val="both"/>
      </w:pPr>
      <w:r>
        <w:t>En cliquant sur « Ajouter l’examen », on sera ramené à l’interface qui permet d’ajouter les détails de l’examen. Cette même interface permet de consulter les détails d’un examen existant dans la liste en cliquant sur le bouton « </w:t>
      </w:r>
      <w:proofErr w:type="spellStart"/>
      <w:r>
        <w:t>Details</w:t>
      </w:r>
      <w:proofErr w:type="spellEnd"/>
      <w:r>
        <w:t> -Examen », ou de consulter directement le rapport de l’échographie thyroïdienne à travers le bouton « Compte-Rendu ».</w:t>
      </w:r>
    </w:p>
    <w:p w14:paraId="414055C4" w14:textId="26F51D22" w:rsidR="004934C7" w:rsidRDefault="004934C7" w:rsidP="004934C7">
      <w:pPr>
        <w:pStyle w:val="Corpsdetexte"/>
        <w:spacing w:before="182" w:line="360" w:lineRule="auto"/>
        <w:ind w:left="438" w:right="457"/>
        <w:jc w:val="both"/>
      </w:pPr>
      <w:r>
        <w:t>Dans cet interface les informations sont regroupés dans un « </w:t>
      </w:r>
      <w:proofErr w:type="spellStart"/>
      <w:r>
        <w:t>sidebar</w:t>
      </w:r>
      <w:proofErr w:type="spellEnd"/>
      <w:r>
        <w:t> » (</w:t>
      </w:r>
      <w:r w:rsidRPr="00030EE7">
        <w:t>barre latérale</w:t>
      </w:r>
      <w:r>
        <w:t xml:space="preserve">), pour faciliter et éclaircir le travail du </w:t>
      </w:r>
      <w:r w:rsidR="00746C96">
        <w:t>radiologue</w:t>
      </w:r>
      <w:r>
        <w:t xml:space="preserve"> : il trouve en premier lieu les détails </w:t>
      </w:r>
      <w:r w:rsidR="00746C96">
        <w:t>généraux</w:t>
      </w:r>
      <w:r>
        <w:t xml:space="preserve"> de l’examen tel que le volume de la thyroïde, la vascularisation, l’</w:t>
      </w:r>
      <w:proofErr w:type="spellStart"/>
      <w:r>
        <w:t>échogénicité</w:t>
      </w:r>
      <w:proofErr w:type="spellEnd"/>
      <w:r>
        <w:t>, etc.</w:t>
      </w:r>
    </w:p>
    <w:p w14:paraId="246B5B6C" w14:textId="77777777" w:rsidR="00746C96" w:rsidRDefault="00746C96" w:rsidP="004934C7">
      <w:pPr>
        <w:pStyle w:val="Corpsdetexte"/>
        <w:spacing w:before="182" w:line="360" w:lineRule="auto"/>
        <w:ind w:left="438" w:right="457"/>
        <w:jc w:val="both"/>
      </w:pPr>
    </w:p>
    <w:p w14:paraId="0FE998B4" w14:textId="77777777" w:rsidR="000F2448" w:rsidRDefault="00030EE7" w:rsidP="000F2448">
      <w:pPr>
        <w:pStyle w:val="Corpsdetexte"/>
        <w:keepNext/>
        <w:spacing w:before="182" w:line="360" w:lineRule="auto"/>
        <w:ind w:left="438" w:right="457"/>
        <w:jc w:val="both"/>
      </w:pPr>
      <w:r>
        <w:rPr>
          <w:noProof/>
          <w:lang w:eastAsia="fr-FR"/>
        </w:rPr>
        <w:drawing>
          <wp:inline distT="0" distB="0" distL="0" distR="0" wp14:anchorId="11C2D063" wp14:editId="225C623E">
            <wp:extent cx="6330950" cy="2922270"/>
            <wp:effectExtent l="0" t="0" r="0" b="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s.PNG"/>
                    <pic:cNvPicPr/>
                  </pic:nvPicPr>
                  <pic:blipFill>
                    <a:blip r:embed="rId78">
                      <a:extLst>
                        <a:ext uri="{28A0092B-C50C-407E-A947-70E740481C1C}">
                          <a14:useLocalDpi xmlns:a14="http://schemas.microsoft.com/office/drawing/2010/main" val="0"/>
                        </a:ext>
                      </a:extLst>
                    </a:blip>
                    <a:stretch>
                      <a:fillRect/>
                    </a:stretch>
                  </pic:blipFill>
                  <pic:spPr>
                    <a:xfrm>
                      <a:off x="0" y="0"/>
                      <a:ext cx="6330950" cy="2922270"/>
                    </a:xfrm>
                    <a:prstGeom prst="rect">
                      <a:avLst/>
                    </a:prstGeom>
                  </pic:spPr>
                </pic:pic>
              </a:graphicData>
            </a:graphic>
          </wp:inline>
        </w:drawing>
      </w:r>
    </w:p>
    <w:p w14:paraId="2B883F75" w14:textId="62ACC232" w:rsidR="004A18B8" w:rsidRPr="000F2448" w:rsidRDefault="000F2448" w:rsidP="000F2448">
      <w:pPr>
        <w:pStyle w:val="Lgende"/>
        <w:jc w:val="center"/>
        <w:rPr>
          <w:color w:val="000000" w:themeColor="text1"/>
          <w:sz w:val="24"/>
          <w:szCs w:val="24"/>
        </w:rPr>
      </w:pPr>
      <w:bookmarkStart w:id="252" w:name="_Toc45315486"/>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26</w:t>
      </w:r>
      <w:r w:rsidRPr="000F2448">
        <w:rPr>
          <w:color w:val="000000" w:themeColor="text1"/>
          <w:sz w:val="24"/>
          <w:szCs w:val="24"/>
        </w:rPr>
        <w:fldChar w:fldCharType="end"/>
      </w:r>
      <w:r w:rsidRPr="000F2448">
        <w:rPr>
          <w:color w:val="000000" w:themeColor="text1"/>
          <w:sz w:val="24"/>
          <w:szCs w:val="24"/>
        </w:rPr>
        <w:t> : détails d’un examen</w:t>
      </w:r>
      <w:bookmarkEnd w:id="252"/>
    </w:p>
    <w:p w14:paraId="008E4DA0" w14:textId="77777777" w:rsidR="00705310" w:rsidRDefault="00705310" w:rsidP="00746C96"/>
    <w:p w14:paraId="20E9848F" w14:textId="77777777" w:rsidR="00746C96" w:rsidRDefault="00746C96" w:rsidP="00E64561">
      <w:pPr>
        <w:pStyle w:val="Corpsdetexte"/>
        <w:spacing w:before="182" w:line="360" w:lineRule="auto"/>
        <w:ind w:left="438" w:right="457"/>
        <w:jc w:val="both"/>
      </w:pPr>
    </w:p>
    <w:p w14:paraId="449FA0F4" w14:textId="77777777" w:rsidR="00746C96" w:rsidRDefault="00746C96" w:rsidP="00E64561">
      <w:pPr>
        <w:pStyle w:val="Corpsdetexte"/>
        <w:spacing w:before="182" w:line="360" w:lineRule="auto"/>
        <w:ind w:left="438" w:right="457"/>
        <w:jc w:val="both"/>
      </w:pPr>
    </w:p>
    <w:p w14:paraId="6E2C0C5E" w14:textId="77777777" w:rsidR="00746C96" w:rsidRDefault="00746C96" w:rsidP="00E64561">
      <w:pPr>
        <w:pStyle w:val="Corpsdetexte"/>
        <w:spacing w:before="182" w:line="360" w:lineRule="auto"/>
        <w:ind w:left="438" w:right="457"/>
        <w:jc w:val="both"/>
      </w:pPr>
    </w:p>
    <w:p w14:paraId="71144A8C" w14:textId="77777777" w:rsidR="00746C96" w:rsidRDefault="00746C96" w:rsidP="00E64561">
      <w:pPr>
        <w:pStyle w:val="Corpsdetexte"/>
        <w:spacing w:before="182" w:line="360" w:lineRule="auto"/>
        <w:ind w:left="438" w:right="457"/>
        <w:jc w:val="both"/>
      </w:pPr>
    </w:p>
    <w:p w14:paraId="76AD5502" w14:textId="77777777" w:rsidR="00746C96" w:rsidRDefault="00746C96" w:rsidP="00E64561">
      <w:pPr>
        <w:pStyle w:val="Corpsdetexte"/>
        <w:spacing w:before="182" w:line="360" w:lineRule="auto"/>
        <w:ind w:left="438" w:right="457"/>
        <w:jc w:val="both"/>
      </w:pPr>
    </w:p>
    <w:p w14:paraId="7853FEB8" w14:textId="77777777" w:rsidR="00746C96" w:rsidRDefault="00746C96" w:rsidP="00E64561">
      <w:pPr>
        <w:pStyle w:val="Corpsdetexte"/>
        <w:spacing w:before="182" w:line="360" w:lineRule="auto"/>
        <w:ind w:left="438" w:right="457"/>
        <w:jc w:val="both"/>
      </w:pPr>
    </w:p>
    <w:p w14:paraId="7E35E62C" w14:textId="77777777" w:rsidR="00746C96" w:rsidRDefault="00746C96" w:rsidP="00E64561">
      <w:pPr>
        <w:pStyle w:val="Corpsdetexte"/>
        <w:spacing w:before="182" w:line="360" w:lineRule="auto"/>
        <w:ind w:left="438" w:right="457"/>
        <w:jc w:val="both"/>
      </w:pPr>
    </w:p>
    <w:p w14:paraId="7247051D" w14:textId="78C65EC9" w:rsidR="00705310" w:rsidRDefault="004934C7" w:rsidP="00E64561">
      <w:pPr>
        <w:pStyle w:val="Corpsdetexte"/>
        <w:spacing w:before="182" w:line="360" w:lineRule="auto"/>
        <w:ind w:left="438" w:right="457"/>
        <w:jc w:val="both"/>
      </w:pPr>
      <w:r>
        <w:lastRenderedPageBreak/>
        <w:t>Le radiologue</w:t>
      </w:r>
      <w:r w:rsidR="00213EAA">
        <w:t xml:space="preserve"> peut modifier chacune de ces détails en cliquant sur l’</w:t>
      </w:r>
      <w:r>
        <w:t>icône</w:t>
      </w:r>
      <w:r w:rsidR="00213EAA">
        <w:t xml:space="preserve"> du crayon se trouvant à l’extrémité droite de chaque détail.</w:t>
      </w:r>
    </w:p>
    <w:p w14:paraId="0596F229" w14:textId="14F41143" w:rsidR="00213EAA" w:rsidRDefault="00705310" w:rsidP="00E64561">
      <w:pPr>
        <w:pStyle w:val="Corpsdetexte"/>
        <w:spacing w:before="182" w:line="360" w:lineRule="auto"/>
        <w:ind w:left="438" w:right="457"/>
        <w:jc w:val="both"/>
      </w:pPr>
      <w:r>
        <w:t xml:space="preserve"> </w:t>
      </w:r>
      <w:r w:rsidR="00213EAA">
        <w:t>Pour le volume, on demande de le recalculer :</w:t>
      </w:r>
    </w:p>
    <w:p w14:paraId="710EE3FC" w14:textId="77777777" w:rsidR="000F2448" w:rsidRDefault="00705310" w:rsidP="000F2448">
      <w:pPr>
        <w:pStyle w:val="Corpsdetexte"/>
        <w:keepNext/>
        <w:spacing w:before="182" w:line="360" w:lineRule="auto"/>
        <w:ind w:left="438" w:right="457"/>
        <w:jc w:val="both"/>
      </w:pPr>
      <w:r>
        <w:rPr>
          <w:noProof/>
          <w:lang w:eastAsia="fr-FR"/>
        </w:rPr>
        <w:drawing>
          <wp:inline distT="0" distB="0" distL="0" distR="0" wp14:anchorId="157DC4DA" wp14:editId="35E62548">
            <wp:extent cx="6330950" cy="3353435"/>
            <wp:effectExtent l="0" t="0" r="0" b="5715"/>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lume.PNG"/>
                    <pic:cNvPicPr/>
                  </pic:nvPicPr>
                  <pic:blipFill>
                    <a:blip r:embed="rId79">
                      <a:extLst>
                        <a:ext uri="{28A0092B-C50C-407E-A947-70E740481C1C}">
                          <a14:useLocalDpi xmlns:a14="http://schemas.microsoft.com/office/drawing/2010/main" val="0"/>
                        </a:ext>
                      </a:extLst>
                    </a:blip>
                    <a:stretch>
                      <a:fillRect/>
                    </a:stretch>
                  </pic:blipFill>
                  <pic:spPr>
                    <a:xfrm>
                      <a:off x="0" y="0"/>
                      <a:ext cx="6330950" cy="3353435"/>
                    </a:xfrm>
                    <a:prstGeom prst="rect">
                      <a:avLst/>
                    </a:prstGeom>
                  </pic:spPr>
                </pic:pic>
              </a:graphicData>
            </a:graphic>
          </wp:inline>
        </w:drawing>
      </w:r>
    </w:p>
    <w:p w14:paraId="577E2260" w14:textId="0C9CB3D5" w:rsidR="00213EAA" w:rsidRPr="000F2448" w:rsidRDefault="000F2448" w:rsidP="000F2448">
      <w:pPr>
        <w:pStyle w:val="Lgende"/>
        <w:jc w:val="center"/>
        <w:rPr>
          <w:color w:val="000000" w:themeColor="text1"/>
          <w:sz w:val="24"/>
          <w:szCs w:val="24"/>
        </w:rPr>
      </w:pPr>
      <w:bookmarkStart w:id="253" w:name="_Toc45315487"/>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27</w:t>
      </w:r>
      <w:r w:rsidRPr="000F2448">
        <w:rPr>
          <w:color w:val="000000" w:themeColor="text1"/>
          <w:sz w:val="24"/>
          <w:szCs w:val="24"/>
        </w:rPr>
        <w:fldChar w:fldCharType="end"/>
      </w:r>
      <w:r w:rsidRPr="000F2448">
        <w:rPr>
          <w:color w:val="000000" w:themeColor="text1"/>
          <w:sz w:val="24"/>
          <w:szCs w:val="24"/>
        </w:rPr>
        <w:t> : saisie du volume</w:t>
      </w:r>
      <w:bookmarkEnd w:id="253"/>
    </w:p>
    <w:p w14:paraId="305187C8" w14:textId="77777777" w:rsidR="000F2448" w:rsidRDefault="000F2448" w:rsidP="00E64561">
      <w:pPr>
        <w:pStyle w:val="Corpsdetexte"/>
        <w:spacing w:before="182" w:line="360" w:lineRule="auto"/>
        <w:ind w:left="438" w:right="457"/>
        <w:jc w:val="both"/>
      </w:pPr>
    </w:p>
    <w:p w14:paraId="4A48CB07" w14:textId="0BC8C59B" w:rsidR="00213EAA" w:rsidRDefault="00213EAA" w:rsidP="00E64561">
      <w:pPr>
        <w:pStyle w:val="Corpsdetexte"/>
        <w:spacing w:before="182" w:line="360" w:lineRule="auto"/>
        <w:ind w:left="438" w:right="457"/>
        <w:jc w:val="both"/>
      </w:pPr>
      <w:r>
        <w:t>Et pour les autres détails qui sont sous forme de texte, il peut les modifier selon le besoin :</w:t>
      </w:r>
    </w:p>
    <w:p w14:paraId="3FC98579" w14:textId="77777777" w:rsidR="000F2448" w:rsidRDefault="00705310" w:rsidP="000F2448">
      <w:pPr>
        <w:pStyle w:val="Corpsdetexte"/>
        <w:keepNext/>
        <w:spacing w:before="182" w:line="360" w:lineRule="auto"/>
        <w:ind w:left="438" w:right="457"/>
        <w:jc w:val="both"/>
      </w:pPr>
      <w:r>
        <w:rPr>
          <w:noProof/>
          <w:lang w:eastAsia="fr-FR"/>
        </w:rPr>
        <w:drawing>
          <wp:inline distT="0" distB="0" distL="0" distR="0" wp14:anchorId="309C4A78" wp14:editId="5B790122">
            <wp:extent cx="5630061" cy="2857899"/>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PNG"/>
                    <pic:cNvPicPr/>
                  </pic:nvPicPr>
                  <pic:blipFill>
                    <a:blip r:embed="rId80">
                      <a:extLst>
                        <a:ext uri="{28A0092B-C50C-407E-A947-70E740481C1C}">
                          <a14:useLocalDpi xmlns:a14="http://schemas.microsoft.com/office/drawing/2010/main" val="0"/>
                        </a:ext>
                      </a:extLst>
                    </a:blip>
                    <a:stretch>
                      <a:fillRect/>
                    </a:stretch>
                  </pic:blipFill>
                  <pic:spPr>
                    <a:xfrm>
                      <a:off x="0" y="0"/>
                      <a:ext cx="5630061" cy="2857899"/>
                    </a:xfrm>
                    <a:prstGeom prst="rect">
                      <a:avLst/>
                    </a:prstGeom>
                  </pic:spPr>
                </pic:pic>
              </a:graphicData>
            </a:graphic>
          </wp:inline>
        </w:drawing>
      </w:r>
    </w:p>
    <w:p w14:paraId="726BB573" w14:textId="78A3D8A8" w:rsidR="00213EAA" w:rsidRPr="000F2448" w:rsidRDefault="000F2448" w:rsidP="000F2448">
      <w:pPr>
        <w:pStyle w:val="Lgende"/>
        <w:jc w:val="center"/>
        <w:rPr>
          <w:color w:val="000000" w:themeColor="text1"/>
          <w:sz w:val="24"/>
          <w:szCs w:val="24"/>
        </w:rPr>
      </w:pPr>
      <w:bookmarkStart w:id="254" w:name="_Toc45315488"/>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28</w:t>
      </w:r>
      <w:r w:rsidRPr="000F2448">
        <w:rPr>
          <w:color w:val="000000" w:themeColor="text1"/>
          <w:sz w:val="24"/>
          <w:szCs w:val="24"/>
        </w:rPr>
        <w:fldChar w:fldCharType="end"/>
      </w:r>
      <w:r w:rsidRPr="000F2448">
        <w:rPr>
          <w:color w:val="000000" w:themeColor="text1"/>
          <w:sz w:val="24"/>
          <w:szCs w:val="24"/>
        </w:rPr>
        <w:t> : saisie d’un détail (exemple : vascularisation)</w:t>
      </w:r>
      <w:bookmarkEnd w:id="254"/>
    </w:p>
    <w:p w14:paraId="7D0C0CDF" w14:textId="6E1229F6" w:rsidR="00705310" w:rsidRDefault="00705310" w:rsidP="00705310">
      <w:pPr>
        <w:pStyle w:val="Corpsdetexte"/>
        <w:spacing w:before="160" w:line="360" w:lineRule="auto"/>
        <w:ind w:left="438" w:right="454"/>
        <w:jc w:val="center"/>
        <w:rPr>
          <w:i/>
          <w:iCs/>
          <w:sz w:val="22"/>
          <w:szCs w:val="22"/>
        </w:rPr>
      </w:pPr>
    </w:p>
    <w:p w14:paraId="40CDF7FF" w14:textId="77777777" w:rsidR="008D3C44" w:rsidRDefault="00571D70" w:rsidP="00173A91">
      <w:pPr>
        <w:pStyle w:val="Corpsdetexte"/>
        <w:spacing w:before="182" w:line="360" w:lineRule="auto"/>
        <w:ind w:left="438" w:right="457"/>
        <w:jc w:val="both"/>
      </w:pPr>
      <w:r>
        <w:lastRenderedPageBreak/>
        <w:t>Ensuite, il peut consulter les détails sur les nodules, s’ils existent, en cliquant sur « Nodules »</w:t>
      </w:r>
      <w:r w:rsidR="008D3C44">
        <w:t xml:space="preserve"> (dans la </w:t>
      </w:r>
      <w:r w:rsidR="008D3C44" w:rsidRPr="00030EE7">
        <w:t>barre latérale</w:t>
      </w:r>
      <w:r w:rsidR="008D3C44">
        <w:t>).</w:t>
      </w:r>
    </w:p>
    <w:p w14:paraId="48F72F3E" w14:textId="48FE916F" w:rsidR="00173A91" w:rsidRDefault="00173A91" w:rsidP="00173A91">
      <w:pPr>
        <w:pStyle w:val="Corpsdetexte"/>
        <w:spacing w:before="182" w:line="360" w:lineRule="auto"/>
        <w:ind w:left="438" w:right="457"/>
        <w:jc w:val="both"/>
      </w:pPr>
      <w:r>
        <w:t xml:space="preserve">Tous les détails qui concernent un nodule se trouvent dans cette interface : en premier lieu le score </w:t>
      </w:r>
      <w:proofErr w:type="spellStart"/>
      <w:r>
        <w:t>Tirads</w:t>
      </w:r>
      <w:proofErr w:type="spellEnd"/>
      <w:r>
        <w:t>, qui est l’information la plus importante que cherche le radiologue ; et ensuite sa localisation illustrée dans l’image « cartographie » qui peut être modifié à tout moment en cliquant sur « Insérer cartographie » ; suivi de toutes les autres informations caractérisant le nodule avec possibilité de modification de chacune d’eux.</w:t>
      </w:r>
    </w:p>
    <w:p w14:paraId="4EA875EC" w14:textId="77777777" w:rsidR="000F2448" w:rsidRDefault="00571D70" w:rsidP="000F2448">
      <w:pPr>
        <w:pStyle w:val="Corpsdetexte"/>
        <w:keepNext/>
        <w:spacing w:before="182" w:line="360" w:lineRule="auto"/>
        <w:ind w:left="438" w:right="457"/>
        <w:jc w:val="both"/>
      </w:pPr>
      <w:r>
        <w:rPr>
          <w:noProof/>
          <w:lang w:eastAsia="fr-FR"/>
        </w:rPr>
        <w:drawing>
          <wp:inline distT="0" distB="0" distL="0" distR="0" wp14:anchorId="22FC745F" wp14:editId="1F8247EB">
            <wp:extent cx="6330950" cy="3328035"/>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ules.PNG"/>
                    <pic:cNvPicPr/>
                  </pic:nvPicPr>
                  <pic:blipFill>
                    <a:blip r:embed="rId81">
                      <a:extLst>
                        <a:ext uri="{28A0092B-C50C-407E-A947-70E740481C1C}">
                          <a14:useLocalDpi xmlns:a14="http://schemas.microsoft.com/office/drawing/2010/main" val="0"/>
                        </a:ext>
                      </a:extLst>
                    </a:blip>
                    <a:stretch>
                      <a:fillRect/>
                    </a:stretch>
                  </pic:blipFill>
                  <pic:spPr>
                    <a:xfrm>
                      <a:off x="0" y="0"/>
                      <a:ext cx="6330950" cy="3328035"/>
                    </a:xfrm>
                    <a:prstGeom prst="rect">
                      <a:avLst/>
                    </a:prstGeom>
                  </pic:spPr>
                </pic:pic>
              </a:graphicData>
            </a:graphic>
          </wp:inline>
        </w:drawing>
      </w:r>
    </w:p>
    <w:p w14:paraId="10A786CF" w14:textId="77777777" w:rsidR="008D3C44" w:rsidRDefault="008D3C44" w:rsidP="000F2448">
      <w:pPr>
        <w:pStyle w:val="Lgende"/>
        <w:jc w:val="center"/>
        <w:rPr>
          <w:color w:val="000000" w:themeColor="text1"/>
          <w:sz w:val="24"/>
          <w:szCs w:val="24"/>
        </w:rPr>
      </w:pPr>
    </w:p>
    <w:p w14:paraId="59B36309" w14:textId="25C1A921" w:rsidR="00571D70" w:rsidRPr="000F2448" w:rsidRDefault="000F2448" w:rsidP="000F2448">
      <w:pPr>
        <w:pStyle w:val="Lgende"/>
        <w:jc w:val="center"/>
        <w:rPr>
          <w:color w:val="000000" w:themeColor="text1"/>
          <w:sz w:val="24"/>
          <w:szCs w:val="24"/>
        </w:rPr>
      </w:pPr>
      <w:bookmarkStart w:id="255" w:name="_Toc45315489"/>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29</w:t>
      </w:r>
      <w:r w:rsidRPr="000F2448">
        <w:rPr>
          <w:color w:val="000000" w:themeColor="text1"/>
          <w:sz w:val="24"/>
          <w:szCs w:val="24"/>
        </w:rPr>
        <w:fldChar w:fldCharType="end"/>
      </w:r>
      <w:r w:rsidRPr="000F2448">
        <w:rPr>
          <w:color w:val="000000" w:themeColor="text1"/>
          <w:sz w:val="24"/>
          <w:szCs w:val="24"/>
        </w:rPr>
        <w:t> : détail d’un nodule</w:t>
      </w:r>
      <w:bookmarkEnd w:id="255"/>
    </w:p>
    <w:p w14:paraId="63AE2555" w14:textId="77777777" w:rsidR="00705310" w:rsidRDefault="00705310" w:rsidP="00705310">
      <w:pPr>
        <w:pStyle w:val="Corpsdetexte"/>
        <w:spacing w:before="160" w:line="360" w:lineRule="auto"/>
        <w:ind w:left="438" w:right="454"/>
        <w:jc w:val="center"/>
        <w:rPr>
          <w:i/>
          <w:iCs/>
          <w:sz w:val="22"/>
          <w:szCs w:val="22"/>
        </w:rPr>
      </w:pPr>
    </w:p>
    <w:p w14:paraId="6B95EAC8" w14:textId="77777777" w:rsidR="000F2448" w:rsidRDefault="00705310" w:rsidP="000F2448">
      <w:pPr>
        <w:pStyle w:val="Corpsdetexte"/>
        <w:keepNext/>
        <w:spacing w:before="182" w:line="360" w:lineRule="auto"/>
        <w:ind w:left="438" w:right="457"/>
        <w:jc w:val="both"/>
      </w:pPr>
      <w:r>
        <w:rPr>
          <w:noProof/>
          <w:lang w:eastAsia="fr-FR"/>
        </w:rPr>
        <w:drawing>
          <wp:inline distT="0" distB="0" distL="0" distR="0" wp14:anchorId="09519C54" wp14:editId="15606E87">
            <wp:extent cx="6330950" cy="183451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ille.PNG"/>
                    <pic:cNvPicPr/>
                  </pic:nvPicPr>
                  <pic:blipFill>
                    <a:blip r:embed="rId82">
                      <a:extLst>
                        <a:ext uri="{28A0092B-C50C-407E-A947-70E740481C1C}">
                          <a14:useLocalDpi xmlns:a14="http://schemas.microsoft.com/office/drawing/2010/main" val="0"/>
                        </a:ext>
                      </a:extLst>
                    </a:blip>
                    <a:stretch>
                      <a:fillRect/>
                    </a:stretch>
                  </pic:blipFill>
                  <pic:spPr>
                    <a:xfrm>
                      <a:off x="0" y="0"/>
                      <a:ext cx="6330950" cy="1834515"/>
                    </a:xfrm>
                    <a:prstGeom prst="rect">
                      <a:avLst/>
                    </a:prstGeom>
                  </pic:spPr>
                </pic:pic>
              </a:graphicData>
            </a:graphic>
          </wp:inline>
        </w:drawing>
      </w:r>
    </w:p>
    <w:p w14:paraId="364CC44D" w14:textId="77777777" w:rsidR="008D3C44" w:rsidRDefault="008D3C44" w:rsidP="000F2448">
      <w:pPr>
        <w:pStyle w:val="Lgende"/>
        <w:jc w:val="center"/>
        <w:rPr>
          <w:color w:val="000000" w:themeColor="text1"/>
          <w:sz w:val="24"/>
          <w:szCs w:val="24"/>
        </w:rPr>
      </w:pPr>
    </w:p>
    <w:p w14:paraId="0CE5439B" w14:textId="25F26896" w:rsidR="00705310" w:rsidRPr="000F2448" w:rsidRDefault="000F2448" w:rsidP="000F2448">
      <w:pPr>
        <w:pStyle w:val="Lgende"/>
        <w:jc w:val="center"/>
        <w:rPr>
          <w:color w:val="000000" w:themeColor="text1"/>
          <w:sz w:val="24"/>
          <w:szCs w:val="24"/>
        </w:rPr>
      </w:pPr>
      <w:bookmarkStart w:id="256" w:name="_Toc45315490"/>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316D6">
        <w:rPr>
          <w:noProof/>
          <w:color w:val="000000" w:themeColor="text1"/>
          <w:sz w:val="24"/>
          <w:szCs w:val="24"/>
        </w:rPr>
        <w:t>30</w:t>
      </w:r>
      <w:r w:rsidRPr="000F2448">
        <w:rPr>
          <w:color w:val="000000" w:themeColor="text1"/>
          <w:sz w:val="24"/>
          <w:szCs w:val="24"/>
        </w:rPr>
        <w:fldChar w:fldCharType="end"/>
      </w:r>
      <w:r w:rsidRPr="000F2448">
        <w:rPr>
          <w:color w:val="000000" w:themeColor="text1"/>
          <w:sz w:val="24"/>
          <w:szCs w:val="24"/>
        </w:rPr>
        <w:t> : Modification de taille d’un nodule</w:t>
      </w:r>
      <w:bookmarkEnd w:id="256"/>
    </w:p>
    <w:p w14:paraId="3A369454" w14:textId="5AE54058" w:rsidR="00ED6C19" w:rsidRDefault="00ED6C19" w:rsidP="00ED6C19">
      <w:pPr>
        <w:pStyle w:val="Corpsdetexte"/>
        <w:spacing w:before="160" w:line="360" w:lineRule="auto"/>
        <w:ind w:left="438" w:right="454"/>
        <w:jc w:val="center"/>
        <w:rPr>
          <w:i/>
          <w:iCs/>
          <w:sz w:val="22"/>
          <w:szCs w:val="22"/>
        </w:rPr>
      </w:pPr>
    </w:p>
    <w:p w14:paraId="17B9B8E0" w14:textId="77777777" w:rsidR="009E16E1" w:rsidRDefault="00ED6C19" w:rsidP="009E16E1">
      <w:pPr>
        <w:pStyle w:val="Corpsdetexte"/>
        <w:keepNext/>
        <w:spacing w:before="160" w:line="360" w:lineRule="auto"/>
        <w:ind w:left="438" w:right="454"/>
        <w:jc w:val="center"/>
      </w:pPr>
      <w:r>
        <w:rPr>
          <w:i/>
          <w:iCs/>
          <w:noProof/>
          <w:sz w:val="22"/>
          <w:szCs w:val="22"/>
          <w:lang w:eastAsia="fr-FR"/>
        </w:rPr>
        <w:drawing>
          <wp:inline distT="0" distB="0" distL="0" distR="0" wp14:anchorId="72EB4507" wp14:editId="725919C8">
            <wp:extent cx="5182323" cy="2953162"/>
            <wp:effectExtent l="0" t="0" r="0" b="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olution.PNG"/>
                    <pic:cNvPicPr/>
                  </pic:nvPicPr>
                  <pic:blipFill>
                    <a:blip r:embed="rId83">
                      <a:extLst>
                        <a:ext uri="{28A0092B-C50C-407E-A947-70E740481C1C}">
                          <a14:useLocalDpi xmlns:a14="http://schemas.microsoft.com/office/drawing/2010/main" val="0"/>
                        </a:ext>
                      </a:extLst>
                    </a:blip>
                    <a:stretch>
                      <a:fillRect/>
                    </a:stretch>
                  </pic:blipFill>
                  <pic:spPr>
                    <a:xfrm>
                      <a:off x="0" y="0"/>
                      <a:ext cx="5182323" cy="2953162"/>
                    </a:xfrm>
                    <a:prstGeom prst="rect">
                      <a:avLst/>
                    </a:prstGeom>
                  </pic:spPr>
                </pic:pic>
              </a:graphicData>
            </a:graphic>
          </wp:inline>
        </w:drawing>
      </w:r>
    </w:p>
    <w:p w14:paraId="1A49D40B" w14:textId="77777777" w:rsidR="008D3C44" w:rsidRDefault="008D3C44" w:rsidP="009E16E1">
      <w:pPr>
        <w:pStyle w:val="Lgende"/>
        <w:jc w:val="center"/>
        <w:rPr>
          <w:color w:val="000000" w:themeColor="text1"/>
          <w:sz w:val="24"/>
          <w:szCs w:val="24"/>
        </w:rPr>
      </w:pPr>
    </w:p>
    <w:p w14:paraId="27E2440A" w14:textId="14B282AA" w:rsidR="00ED6C19" w:rsidRPr="009E16E1" w:rsidRDefault="009E16E1" w:rsidP="009E16E1">
      <w:pPr>
        <w:pStyle w:val="Lgende"/>
        <w:jc w:val="center"/>
        <w:rPr>
          <w:color w:val="000000" w:themeColor="text1"/>
          <w:sz w:val="24"/>
          <w:szCs w:val="24"/>
        </w:rPr>
      </w:pPr>
      <w:bookmarkStart w:id="257" w:name="_Toc45315491"/>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316D6">
        <w:rPr>
          <w:noProof/>
          <w:color w:val="000000" w:themeColor="text1"/>
          <w:sz w:val="24"/>
          <w:szCs w:val="24"/>
        </w:rPr>
        <w:t>31</w:t>
      </w:r>
      <w:r w:rsidRPr="009E16E1">
        <w:rPr>
          <w:color w:val="000000" w:themeColor="text1"/>
          <w:sz w:val="24"/>
          <w:szCs w:val="24"/>
        </w:rPr>
        <w:fldChar w:fldCharType="end"/>
      </w:r>
      <w:r w:rsidRPr="009E16E1">
        <w:rPr>
          <w:color w:val="000000" w:themeColor="text1"/>
          <w:sz w:val="24"/>
          <w:szCs w:val="24"/>
        </w:rPr>
        <w:t> : Modification d’un détail d’un nodule (exemple : évolution)</w:t>
      </w:r>
      <w:bookmarkEnd w:id="257"/>
    </w:p>
    <w:p w14:paraId="03873EAF" w14:textId="50981733" w:rsidR="009E16E1" w:rsidRDefault="009E16E1" w:rsidP="00E64561">
      <w:pPr>
        <w:pStyle w:val="Corpsdetexte"/>
        <w:spacing w:before="182" w:line="360" w:lineRule="auto"/>
        <w:ind w:left="438" w:right="457"/>
        <w:jc w:val="both"/>
      </w:pPr>
    </w:p>
    <w:p w14:paraId="75BEE068" w14:textId="36B3F0AA" w:rsidR="00173A91" w:rsidRDefault="00173A91" w:rsidP="00E64561">
      <w:pPr>
        <w:pStyle w:val="Corpsdetexte"/>
        <w:spacing w:before="182" w:line="360" w:lineRule="auto"/>
        <w:ind w:left="438" w:right="457"/>
        <w:jc w:val="both"/>
      </w:pPr>
    </w:p>
    <w:p w14:paraId="30247F67" w14:textId="03385D80" w:rsidR="00173A91" w:rsidRDefault="00173A91" w:rsidP="00E64561">
      <w:pPr>
        <w:pStyle w:val="Corpsdetexte"/>
        <w:spacing w:before="182" w:line="360" w:lineRule="auto"/>
        <w:ind w:left="438" w:right="457"/>
        <w:jc w:val="both"/>
      </w:pPr>
    </w:p>
    <w:p w14:paraId="2467AB21" w14:textId="381CCA3D" w:rsidR="00173A91" w:rsidRDefault="00173A91" w:rsidP="00E64561">
      <w:pPr>
        <w:pStyle w:val="Corpsdetexte"/>
        <w:spacing w:before="182" w:line="360" w:lineRule="auto"/>
        <w:ind w:left="438" w:right="457"/>
        <w:jc w:val="both"/>
      </w:pPr>
    </w:p>
    <w:p w14:paraId="438747F3" w14:textId="37DFFB30" w:rsidR="00173A91" w:rsidRDefault="00173A91" w:rsidP="00E64561">
      <w:pPr>
        <w:pStyle w:val="Corpsdetexte"/>
        <w:spacing w:before="182" w:line="360" w:lineRule="auto"/>
        <w:ind w:left="438" w:right="457"/>
        <w:jc w:val="both"/>
      </w:pPr>
    </w:p>
    <w:p w14:paraId="26B425F9" w14:textId="68218A83" w:rsidR="00173A91" w:rsidRDefault="00173A91" w:rsidP="00E64561">
      <w:pPr>
        <w:pStyle w:val="Corpsdetexte"/>
        <w:spacing w:before="182" w:line="360" w:lineRule="auto"/>
        <w:ind w:left="438" w:right="457"/>
        <w:jc w:val="both"/>
      </w:pPr>
    </w:p>
    <w:p w14:paraId="69CBA13F" w14:textId="43F5F00A" w:rsidR="00173A91" w:rsidRDefault="00173A91" w:rsidP="00E64561">
      <w:pPr>
        <w:pStyle w:val="Corpsdetexte"/>
        <w:spacing w:before="182" w:line="360" w:lineRule="auto"/>
        <w:ind w:left="438" w:right="457"/>
        <w:jc w:val="both"/>
      </w:pPr>
    </w:p>
    <w:p w14:paraId="4D0676AA" w14:textId="0C033918" w:rsidR="00173A91" w:rsidRDefault="00173A91" w:rsidP="00E64561">
      <w:pPr>
        <w:pStyle w:val="Corpsdetexte"/>
        <w:spacing w:before="182" w:line="360" w:lineRule="auto"/>
        <w:ind w:left="438" w:right="457"/>
        <w:jc w:val="both"/>
      </w:pPr>
    </w:p>
    <w:p w14:paraId="72B1FF52" w14:textId="319CD012" w:rsidR="00173A91" w:rsidRDefault="00173A91" w:rsidP="00E64561">
      <w:pPr>
        <w:pStyle w:val="Corpsdetexte"/>
        <w:spacing w:before="182" w:line="360" w:lineRule="auto"/>
        <w:ind w:left="438" w:right="457"/>
        <w:jc w:val="both"/>
      </w:pPr>
    </w:p>
    <w:p w14:paraId="67E70FF0" w14:textId="265B5C61" w:rsidR="00173A91" w:rsidRDefault="00173A91" w:rsidP="00E64561">
      <w:pPr>
        <w:pStyle w:val="Corpsdetexte"/>
        <w:spacing w:before="182" w:line="360" w:lineRule="auto"/>
        <w:ind w:left="438" w:right="457"/>
        <w:jc w:val="both"/>
      </w:pPr>
    </w:p>
    <w:p w14:paraId="19F3C830" w14:textId="38538FD6" w:rsidR="00173A91" w:rsidRDefault="00173A91" w:rsidP="00E64561">
      <w:pPr>
        <w:pStyle w:val="Corpsdetexte"/>
        <w:spacing w:before="182" w:line="360" w:lineRule="auto"/>
        <w:ind w:left="438" w:right="457"/>
        <w:jc w:val="both"/>
      </w:pPr>
    </w:p>
    <w:p w14:paraId="78C1D9A2" w14:textId="3FC71456" w:rsidR="00173A91" w:rsidRDefault="00173A91" w:rsidP="00E64561">
      <w:pPr>
        <w:pStyle w:val="Corpsdetexte"/>
        <w:spacing w:before="182" w:line="360" w:lineRule="auto"/>
        <w:ind w:left="438" w:right="457"/>
        <w:jc w:val="both"/>
      </w:pPr>
    </w:p>
    <w:p w14:paraId="53640414" w14:textId="3EFD4F21" w:rsidR="00173A91" w:rsidRDefault="00173A91" w:rsidP="00E64561">
      <w:pPr>
        <w:pStyle w:val="Corpsdetexte"/>
        <w:spacing w:before="182" w:line="360" w:lineRule="auto"/>
        <w:ind w:left="438" w:right="457"/>
        <w:jc w:val="both"/>
      </w:pPr>
    </w:p>
    <w:p w14:paraId="61B41409" w14:textId="77777777" w:rsidR="008D3C44" w:rsidRDefault="008D3C44" w:rsidP="00173A91">
      <w:pPr>
        <w:pStyle w:val="Corpsdetexte"/>
        <w:spacing w:before="182" w:line="360" w:lineRule="auto"/>
        <w:ind w:left="438" w:right="457"/>
        <w:jc w:val="both"/>
      </w:pPr>
    </w:p>
    <w:p w14:paraId="6C13A3F7" w14:textId="77777777" w:rsidR="008D3C44" w:rsidRDefault="00705310" w:rsidP="00173A91">
      <w:pPr>
        <w:pStyle w:val="Corpsdetexte"/>
        <w:spacing w:before="182" w:line="360" w:lineRule="auto"/>
        <w:ind w:left="438" w:right="457"/>
        <w:jc w:val="both"/>
      </w:pPr>
      <w:r>
        <w:t>On peut supprimer un nodule</w:t>
      </w:r>
      <w:r w:rsidR="00746C96">
        <w:t xml:space="preserve"> en cliquant sur le bouton en rouge « supprimer » (en bas à droite)</w:t>
      </w:r>
      <w:r>
        <w:t xml:space="preserve"> ou au contraire l’en ajouter </w:t>
      </w:r>
      <w:r w:rsidR="00ED6C19">
        <w:t>un, en cliquant sur « Ajouter un nodule »</w:t>
      </w:r>
      <w:r w:rsidR="00746C96">
        <w:t xml:space="preserve"> (en haut à droite)</w:t>
      </w:r>
      <w:r w:rsidR="00ED6C19">
        <w:t> :</w:t>
      </w:r>
      <w:r w:rsidR="008D3C44">
        <w:t xml:space="preserve">       </w:t>
      </w:r>
    </w:p>
    <w:p w14:paraId="1FA23C52" w14:textId="77777777" w:rsidR="008D3C44" w:rsidRDefault="00173A91" w:rsidP="00173A91">
      <w:pPr>
        <w:pStyle w:val="Corpsdetexte"/>
        <w:spacing w:before="182" w:line="360" w:lineRule="auto"/>
        <w:ind w:left="438" w:right="457"/>
        <w:jc w:val="both"/>
      </w:pPr>
      <w:r>
        <w:t xml:space="preserve">Dans l’interface d’ajout d’un nodule, le radiologue va saisir les caractéristiques d’un nodule. Le système va analyser les données saisies et calculer le score </w:t>
      </w:r>
      <w:proofErr w:type="spellStart"/>
      <w:r>
        <w:t>Tirads</w:t>
      </w:r>
      <w:proofErr w:type="spellEnd"/>
      <w:r>
        <w:t xml:space="preserve"> automatiquement.        </w:t>
      </w:r>
    </w:p>
    <w:p w14:paraId="699FF6E1" w14:textId="0BE9506F" w:rsidR="00173A91" w:rsidRDefault="00173A91" w:rsidP="00173A91">
      <w:pPr>
        <w:pStyle w:val="Corpsdetexte"/>
        <w:spacing w:before="182" w:line="360" w:lineRule="auto"/>
        <w:ind w:left="438" w:right="457"/>
        <w:jc w:val="both"/>
      </w:pPr>
      <w:r>
        <w:t xml:space="preserve">Notons que même si ce score est calculé automatiquement, le </w:t>
      </w:r>
      <w:r w:rsidR="008D3C44">
        <w:t>radiologue</w:t>
      </w:r>
      <w:r>
        <w:t xml:space="preserve"> peut </w:t>
      </w:r>
      <w:r w:rsidR="008D3C44">
        <w:t xml:space="preserve">toujours </w:t>
      </w:r>
      <w:r>
        <w:t>le modifier.</w:t>
      </w:r>
    </w:p>
    <w:p w14:paraId="208B97FE" w14:textId="77777777" w:rsidR="008D3C44" w:rsidRDefault="008D3C44" w:rsidP="00173A91">
      <w:pPr>
        <w:pStyle w:val="Corpsdetexte"/>
        <w:spacing w:before="182" w:line="360" w:lineRule="auto"/>
        <w:ind w:left="438" w:right="457"/>
        <w:jc w:val="both"/>
      </w:pPr>
    </w:p>
    <w:p w14:paraId="2D966753" w14:textId="77777777" w:rsidR="009E16E1" w:rsidRDefault="00ED6C19" w:rsidP="009E16E1">
      <w:pPr>
        <w:pStyle w:val="Corpsdetexte"/>
        <w:keepNext/>
        <w:spacing w:before="182" w:line="360" w:lineRule="auto"/>
        <w:ind w:left="438" w:right="457"/>
        <w:jc w:val="both"/>
      </w:pPr>
      <w:r>
        <w:rPr>
          <w:noProof/>
          <w:lang w:eastAsia="fr-FR"/>
        </w:rPr>
        <w:drawing>
          <wp:inline distT="0" distB="0" distL="0" distR="0" wp14:anchorId="37459034" wp14:editId="66AD9B2A">
            <wp:extent cx="6330950" cy="364363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_nodule.PNG"/>
                    <pic:cNvPicPr/>
                  </pic:nvPicPr>
                  <pic:blipFill>
                    <a:blip r:embed="rId84">
                      <a:extLst>
                        <a:ext uri="{28A0092B-C50C-407E-A947-70E740481C1C}">
                          <a14:useLocalDpi xmlns:a14="http://schemas.microsoft.com/office/drawing/2010/main" val="0"/>
                        </a:ext>
                      </a:extLst>
                    </a:blip>
                    <a:stretch>
                      <a:fillRect/>
                    </a:stretch>
                  </pic:blipFill>
                  <pic:spPr>
                    <a:xfrm>
                      <a:off x="0" y="0"/>
                      <a:ext cx="6330950" cy="3643630"/>
                    </a:xfrm>
                    <a:prstGeom prst="rect">
                      <a:avLst/>
                    </a:prstGeom>
                  </pic:spPr>
                </pic:pic>
              </a:graphicData>
            </a:graphic>
          </wp:inline>
        </w:drawing>
      </w:r>
    </w:p>
    <w:p w14:paraId="4C5309E5" w14:textId="77777777" w:rsidR="008D3C44" w:rsidRDefault="008D3C44" w:rsidP="009E16E1">
      <w:pPr>
        <w:pStyle w:val="Lgende"/>
        <w:jc w:val="center"/>
        <w:rPr>
          <w:color w:val="000000" w:themeColor="text1"/>
          <w:sz w:val="24"/>
          <w:szCs w:val="24"/>
        </w:rPr>
      </w:pPr>
    </w:p>
    <w:p w14:paraId="780737D4" w14:textId="3897B583" w:rsidR="00ED6C19" w:rsidRPr="009E16E1" w:rsidRDefault="009E16E1" w:rsidP="009E16E1">
      <w:pPr>
        <w:pStyle w:val="Lgende"/>
        <w:jc w:val="center"/>
        <w:rPr>
          <w:color w:val="000000" w:themeColor="text1"/>
          <w:sz w:val="24"/>
          <w:szCs w:val="24"/>
        </w:rPr>
      </w:pPr>
      <w:bookmarkStart w:id="258" w:name="_Toc45315492"/>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316D6">
        <w:rPr>
          <w:noProof/>
          <w:color w:val="000000" w:themeColor="text1"/>
          <w:sz w:val="24"/>
          <w:szCs w:val="24"/>
        </w:rPr>
        <w:t>32</w:t>
      </w:r>
      <w:r w:rsidRPr="009E16E1">
        <w:rPr>
          <w:color w:val="000000" w:themeColor="text1"/>
          <w:sz w:val="24"/>
          <w:szCs w:val="24"/>
        </w:rPr>
        <w:fldChar w:fldCharType="end"/>
      </w:r>
      <w:r w:rsidRPr="009E16E1">
        <w:rPr>
          <w:color w:val="000000" w:themeColor="text1"/>
          <w:sz w:val="24"/>
          <w:szCs w:val="24"/>
        </w:rPr>
        <w:t> : Ajout d’un nodule</w:t>
      </w:r>
      <w:bookmarkEnd w:id="258"/>
    </w:p>
    <w:p w14:paraId="66952CFB" w14:textId="77777777" w:rsidR="008D3C44" w:rsidRDefault="008D3C44" w:rsidP="00435E39">
      <w:pPr>
        <w:pStyle w:val="Corpsdetexte"/>
        <w:spacing w:before="182" w:line="360" w:lineRule="auto"/>
        <w:ind w:left="438" w:right="457"/>
        <w:jc w:val="both"/>
      </w:pPr>
    </w:p>
    <w:p w14:paraId="7B521738" w14:textId="77777777" w:rsidR="008D3C44" w:rsidRDefault="008D3C44" w:rsidP="00435E39">
      <w:pPr>
        <w:pStyle w:val="Corpsdetexte"/>
        <w:spacing w:before="182" w:line="360" w:lineRule="auto"/>
        <w:ind w:left="438" w:right="457"/>
        <w:jc w:val="both"/>
      </w:pPr>
    </w:p>
    <w:p w14:paraId="342BA6AE" w14:textId="77777777" w:rsidR="008D3C44" w:rsidRDefault="008D3C44" w:rsidP="00435E39">
      <w:pPr>
        <w:pStyle w:val="Corpsdetexte"/>
        <w:spacing w:before="182" w:line="360" w:lineRule="auto"/>
        <w:ind w:left="438" w:right="457"/>
        <w:jc w:val="both"/>
      </w:pPr>
    </w:p>
    <w:p w14:paraId="4A73450A" w14:textId="77777777" w:rsidR="008D3C44" w:rsidRDefault="008D3C44" w:rsidP="00435E39">
      <w:pPr>
        <w:pStyle w:val="Corpsdetexte"/>
        <w:spacing w:before="182" w:line="360" w:lineRule="auto"/>
        <w:ind w:left="438" w:right="457"/>
        <w:jc w:val="both"/>
      </w:pPr>
    </w:p>
    <w:p w14:paraId="1A5C515D" w14:textId="77777777" w:rsidR="008D3C44" w:rsidRDefault="008D3C44" w:rsidP="00435E39">
      <w:pPr>
        <w:pStyle w:val="Corpsdetexte"/>
        <w:spacing w:before="182" w:line="360" w:lineRule="auto"/>
        <w:ind w:left="438" w:right="457"/>
        <w:jc w:val="both"/>
      </w:pPr>
    </w:p>
    <w:p w14:paraId="20D8CB19" w14:textId="77777777" w:rsidR="008D3C44" w:rsidRDefault="008D3C44" w:rsidP="00435E39">
      <w:pPr>
        <w:pStyle w:val="Corpsdetexte"/>
        <w:spacing w:before="182" w:line="360" w:lineRule="auto"/>
        <w:ind w:left="438" w:right="457"/>
        <w:jc w:val="both"/>
      </w:pPr>
    </w:p>
    <w:p w14:paraId="477A55D3" w14:textId="02E185DB" w:rsidR="004C2FA9" w:rsidRDefault="004C2FA9" w:rsidP="00435E39">
      <w:pPr>
        <w:pStyle w:val="Corpsdetexte"/>
        <w:spacing w:before="182" w:line="360" w:lineRule="auto"/>
        <w:ind w:left="438" w:right="457"/>
        <w:jc w:val="both"/>
      </w:pPr>
      <w:r>
        <w:t xml:space="preserve">Avant de prendre une décision, le </w:t>
      </w:r>
      <w:r w:rsidR="008D3C44">
        <w:t>radiologue</w:t>
      </w:r>
      <w:r>
        <w:t xml:space="preserve"> peut demander de se renseigner des résultats des examens précédents, il peut trouver les comptes rendus correspondants en cliquant sur « </w:t>
      </w:r>
      <w:r w:rsidR="008D3C44">
        <w:t>Examens Précédents</w:t>
      </w:r>
      <w:r>
        <w:t> »</w:t>
      </w:r>
      <w:r w:rsidR="008D3C44" w:rsidRPr="008D3C44">
        <w:t xml:space="preserve"> </w:t>
      </w:r>
      <w:r w:rsidR="008D3C44">
        <w:t xml:space="preserve">(dans la </w:t>
      </w:r>
      <w:r w:rsidR="008D3C44" w:rsidRPr="00030EE7">
        <w:t>barre latérale</w:t>
      </w:r>
      <w:r w:rsidR="008D3C44">
        <w:t>)</w:t>
      </w:r>
      <w:r>
        <w:t xml:space="preserve"> qui lui fai</w:t>
      </w:r>
      <w:r w:rsidR="00561C3F">
        <w:t>t</w:t>
      </w:r>
      <w:r>
        <w:t xml:space="preserve"> apparaitre l’interface suivant :</w:t>
      </w:r>
    </w:p>
    <w:p w14:paraId="18E24475" w14:textId="77777777" w:rsidR="008D3C44" w:rsidRDefault="008D3C44" w:rsidP="00435E39">
      <w:pPr>
        <w:pStyle w:val="Corpsdetexte"/>
        <w:spacing w:before="182" w:line="360" w:lineRule="auto"/>
        <w:ind w:left="438" w:right="457"/>
        <w:jc w:val="both"/>
      </w:pPr>
    </w:p>
    <w:p w14:paraId="7442BE95" w14:textId="77777777" w:rsidR="009E16E1" w:rsidRDefault="004C2FA9" w:rsidP="009E16E1">
      <w:pPr>
        <w:pStyle w:val="Corpsdetexte"/>
        <w:keepNext/>
        <w:spacing w:before="182" w:line="360" w:lineRule="auto"/>
        <w:ind w:left="438" w:right="457"/>
        <w:jc w:val="both"/>
      </w:pPr>
      <w:r>
        <w:rPr>
          <w:noProof/>
          <w:lang w:eastAsia="fr-FR"/>
        </w:rPr>
        <w:drawing>
          <wp:inline distT="0" distB="0" distL="0" distR="0" wp14:anchorId="11DFB47E" wp14:editId="67CAFEED">
            <wp:extent cx="6330950" cy="2195830"/>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mns.PNG"/>
                    <pic:cNvPicPr/>
                  </pic:nvPicPr>
                  <pic:blipFill>
                    <a:blip r:embed="rId85">
                      <a:extLst>
                        <a:ext uri="{28A0092B-C50C-407E-A947-70E740481C1C}">
                          <a14:useLocalDpi xmlns:a14="http://schemas.microsoft.com/office/drawing/2010/main" val="0"/>
                        </a:ext>
                      </a:extLst>
                    </a:blip>
                    <a:stretch>
                      <a:fillRect/>
                    </a:stretch>
                  </pic:blipFill>
                  <pic:spPr>
                    <a:xfrm>
                      <a:off x="0" y="0"/>
                      <a:ext cx="6330950" cy="2195830"/>
                    </a:xfrm>
                    <a:prstGeom prst="rect">
                      <a:avLst/>
                    </a:prstGeom>
                  </pic:spPr>
                </pic:pic>
              </a:graphicData>
            </a:graphic>
          </wp:inline>
        </w:drawing>
      </w:r>
    </w:p>
    <w:p w14:paraId="6280800B" w14:textId="6C9A754F" w:rsidR="004C2FA9" w:rsidRPr="009E16E1" w:rsidRDefault="009E16E1" w:rsidP="009E16E1">
      <w:pPr>
        <w:pStyle w:val="Lgende"/>
        <w:jc w:val="center"/>
        <w:rPr>
          <w:color w:val="000000" w:themeColor="text1"/>
          <w:sz w:val="24"/>
          <w:szCs w:val="24"/>
        </w:rPr>
      </w:pPr>
      <w:bookmarkStart w:id="259" w:name="_Toc45315493"/>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316D6">
        <w:rPr>
          <w:noProof/>
          <w:color w:val="000000" w:themeColor="text1"/>
          <w:sz w:val="24"/>
          <w:szCs w:val="24"/>
        </w:rPr>
        <w:t>33</w:t>
      </w:r>
      <w:r w:rsidRPr="009E16E1">
        <w:rPr>
          <w:color w:val="000000" w:themeColor="text1"/>
          <w:sz w:val="24"/>
          <w:szCs w:val="24"/>
        </w:rPr>
        <w:fldChar w:fldCharType="end"/>
      </w:r>
      <w:r w:rsidRPr="009E16E1">
        <w:rPr>
          <w:color w:val="000000" w:themeColor="text1"/>
          <w:sz w:val="24"/>
          <w:szCs w:val="24"/>
        </w:rPr>
        <w:t> : liste des examens précédents</w:t>
      </w:r>
      <w:bookmarkEnd w:id="259"/>
    </w:p>
    <w:p w14:paraId="06BD9A1E" w14:textId="1C93D9F3" w:rsidR="006F0874" w:rsidRDefault="006F0874" w:rsidP="006F0874"/>
    <w:p w14:paraId="6F1D045C" w14:textId="473D2965" w:rsidR="008D3C44" w:rsidRDefault="008D3C44" w:rsidP="006F0874"/>
    <w:p w14:paraId="1069D7CB" w14:textId="478840E4" w:rsidR="008D3C44" w:rsidRDefault="008D3C44" w:rsidP="006F0874"/>
    <w:p w14:paraId="7D7A0FB5" w14:textId="5FB9C832" w:rsidR="004C2FA9" w:rsidRDefault="004C2FA9" w:rsidP="004C2FA9">
      <w:pPr>
        <w:pStyle w:val="Corpsdetexte"/>
        <w:spacing w:before="182" w:line="360" w:lineRule="auto"/>
        <w:ind w:left="438" w:right="457"/>
        <w:jc w:val="both"/>
      </w:pPr>
      <w:r>
        <w:t xml:space="preserve">Maintenant, le </w:t>
      </w:r>
      <w:r w:rsidR="008D3C44">
        <w:t>radiologue</w:t>
      </w:r>
      <w:r>
        <w:t xml:space="preserve"> </w:t>
      </w:r>
      <w:r w:rsidR="008B558C">
        <w:t>a une vue globale sur l’état de la thyroïde et il peut donc prendre une décision en cliquant sur « Recommandation »</w:t>
      </w:r>
      <w:r w:rsidR="008D3C44">
        <w:t xml:space="preserve"> (dans la </w:t>
      </w:r>
      <w:r w:rsidR="008D3C44" w:rsidRPr="00030EE7">
        <w:t>barre latérale</w:t>
      </w:r>
      <w:r w:rsidR="008D3C44">
        <w:t xml:space="preserve">) </w:t>
      </w:r>
      <w:r w:rsidR="008B558C">
        <w:t>pour rédiger la recommandation de l’examen.</w:t>
      </w:r>
    </w:p>
    <w:p w14:paraId="7541FCEE" w14:textId="77777777" w:rsidR="008D3C44" w:rsidRPr="004C2FA9" w:rsidRDefault="008D3C44" w:rsidP="004C2FA9">
      <w:pPr>
        <w:pStyle w:val="Corpsdetexte"/>
        <w:spacing w:before="182" w:line="360" w:lineRule="auto"/>
        <w:ind w:left="438" w:right="457"/>
        <w:jc w:val="both"/>
      </w:pPr>
    </w:p>
    <w:p w14:paraId="37BE4D79" w14:textId="77777777" w:rsidR="009E16E1" w:rsidRDefault="008B558C" w:rsidP="009E16E1">
      <w:pPr>
        <w:pStyle w:val="Corpsdetexte"/>
        <w:keepNext/>
        <w:spacing w:before="182" w:line="360" w:lineRule="auto"/>
        <w:ind w:left="438" w:right="457"/>
        <w:jc w:val="both"/>
      </w:pPr>
      <w:r>
        <w:rPr>
          <w:noProof/>
          <w:lang w:eastAsia="fr-FR"/>
        </w:rPr>
        <w:drawing>
          <wp:inline distT="0" distB="0" distL="0" distR="0" wp14:anchorId="645743DC" wp14:editId="2503645D">
            <wp:extent cx="6330950" cy="19513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cmd.PNG"/>
                    <pic:cNvPicPr/>
                  </pic:nvPicPr>
                  <pic:blipFill>
                    <a:blip r:embed="rId86">
                      <a:extLst>
                        <a:ext uri="{28A0092B-C50C-407E-A947-70E740481C1C}">
                          <a14:useLocalDpi xmlns:a14="http://schemas.microsoft.com/office/drawing/2010/main" val="0"/>
                        </a:ext>
                      </a:extLst>
                    </a:blip>
                    <a:stretch>
                      <a:fillRect/>
                    </a:stretch>
                  </pic:blipFill>
                  <pic:spPr>
                    <a:xfrm>
                      <a:off x="0" y="0"/>
                      <a:ext cx="6330950" cy="1951355"/>
                    </a:xfrm>
                    <a:prstGeom prst="rect">
                      <a:avLst/>
                    </a:prstGeom>
                  </pic:spPr>
                </pic:pic>
              </a:graphicData>
            </a:graphic>
          </wp:inline>
        </w:drawing>
      </w:r>
    </w:p>
    <w:p w14:paraId="599C74B5" w14:textId="282DF749" w:rsidR="004C2FA9" w:rsidRPr="009E16E1" w:rsidRDefault="009E16E1" w:rsidP="009E16E1">
      <w:pPr>
        <w:pStyle w:val="Lgende"/>
        <w:jc w:val="center"/>
        <w:rPr>
          <w:color w:val="000000" w:themeColor="text1"/>
          <w:sz w:val="24"/>
          <w:szCs w:val="24"/>
        </w:rPr>
      </w:pPr>
      <w:bookmarkStart w:id="260" w:name="_Toc45315494"/>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316D6">
        <w:rPr>
          <w:noProof/>
          <w:color w:val="000000" w:themeColor="text1"/>
          <w:sz w:val="24"/>
          <w:szCs w:val="24"/>
        </w:rPr>
        <w:t>34</w:t>
      </w:r>
      <w:r w:rsidRPr="009E16E1">
        <w:rPr>
          <w:color w:val="000000" w:themeColor="text1"/>
          <w:sz w:val="24"/>
          <w:szCs w:val="24"/>
        </w:rPr>
        <w:fldChar w:fldCharType="end"/>
      </w:r>
      <w:r w:rsidRPr="009E16E1">
        <w:rPr>
          <w:color w:val="000000" w:themeColor="text1"/>
          <w:sz w:val="24"/>
          <w:szCs w:val="24"/>
        </w:rPr>
        <w:t> : Recommandation</w:t>
      </w:r>
      <w:bookmarkEnd w:id="260"/>
    </w:p>
    <w:p w14:paraId="51535BE5" w14:textId="77777777" w:rsidR="006F0874" w:rsidRDefault="006F0874" w:rsidP="006F0874"/>
    <w:p w14:paraId="453F9610" w14:textId="77777777" w:rsidR="006F0874" w:rsidRDefault="006F0874" w:rsidP="006F0874"/>
    <w:p w14:paraId="03406A4F" w14:textId="77777777" w:rsidR="008D3C44" w:rsidRDefault="008D3C44" w:rsidP="00435E39">
      <w:pPr>
        <w:pStyle w:val="Corpsdetexte"/>
        <w:spacing w:before="182" w:line="360" w:lineRule="auto"/>
        <w:ind w:left="438" w:right="457"/>
        <w:jc w:val="both"/>
      </w:pPr>
    </w:p>
    <w:p w14:paraId="04D44C25" w14:textId="2FCDBFB6" w:rsidR="008B558C" w:rsidRDefault="008B558C" w:rsidP="00435E39">
      <w:pPr>
        <w:pStyle w:val="Corpsdetexte"/>
        <w:spacing w:before="182" w:line="360" w:lineRule="auto"/>
        <w:ind w:left="438" w:right="457"/>
        <w:jc w:val="both"/>
      </w:pPr>
      <w:r>
        <w:t xml:space="preserve">Finalement, le </w:t>
      </w:r>
      <w:r w:rsidR="008D3C44">
        <w:t>radiologue</w:t>
      </w:r>
      <w:r>
        <w:t xml:space="preserve"> peut consulter le compte rendu généré automatiquement et il peut l’afficher en PDF ainsi l</w:t>
      </w:r>
      <w:r w:rsidR="008D3C44">
        <w:t>’</w:t>
      </w:r>
      <w:r>
        <w:t>imprimer.</w:t>
      </w:r>
    </w:p>
    <w:p w14:paraId="0101740D" w14:textId="77777777" w:rsidR="008D3C44" w:rsidRDefault="008D3C44" w:rsidP="00435E39">
      <w:pPr>
        <w:pStyle w:val="Corpsdetexte"/>
        <w:spacing w:before="182" w:line="360" w:lineRule="auto"/>
        <w:ind w:left="438" w:right="457"/>
        <w:jc w:val="both"/>
      </w:pPr>
    </w:p>
    <w:p w14:paraId="5AC56EF3" w14:textId="77777777" w:rsidR="009E16E1" w:rsidRDefault="008B558C" w:rsidP="009E16E1">
      <w:pPr>
        <w:pStyle w:val="Corpsdetexte"/>
        <w:keepNext/>
        <w:spacing w:before="182" w:line="360" w:lineRule="auto"/>
        <w:ind w:left="438" w:right="457"/>
        <w:jc w:val="both"/>
      </w:pPr>
      <w:r>
        <w:rPr>
          <w:noProof/>
          <w:lang w:eastAsia="fr-FR"/>
        </w:rPr>
        <w:drawing>
          <wp:inline distT="0" distB="0" distL="0" distR="0" wp14:anchorId="463D8818" wp14:editId="2B6905E9">
            <wp:extent cx="6330950" cy="369125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PNG"/>
                    <pic:cNvPicPr/>
                  </pic:nvPicPr>
                  <pic:blipFill>
                    <a:blip r:embed="rId87">
                      <a:extLst>
                        <a:ext uri="{28A0092B-C50C-407E-A947-70E740481C1C}">
                          <a14:useLocalDpi xmlns:a14="http://schemas.microsoft.com/office/drawing/2010/main" val="0"/>
                        </a:ext>
                      </a:extLst>
                    </a:blip>
                    <a:stretch>
                      <a:fillRect/>
                    </a:stretch>
                  </pic:blipFill>
                  <pic:spPr>
                    <a:xfrm>
                      <a:off x="0" y="0"/>
                      <a:ext cx="6330950" cy="3691255"/>
                    </a:xfrm>
                    <a:prstGeom prst="rect">
                      <a:avLst/>
                    </a:prstGeom>
                  </pic:spPr>
                </pic:pic>
              </a:graphicData>
            </a:graphic>
          </wp:inline>
        </w:drawing>
      </w:r>
    </w:p>
    <w:p w14:paraId="38DC02CD" w14:textId="77777777" w:rsidR="008D3C44" w:rsidRDefault="008D3C44" w:rsidP="009E16E1">
      <w:pPr>
        <w:pStyle w:val="Lgende"/>
        <w:jc w:val="center"/>
        <w:rPr>
          <w:color w:val="000000" w:themeColor="text1"/>
          <w:sz w:val="24"/>
          <w:szCs w:val="24"/>
        </w:rPr>
      </w:pPr>
    </w:p>
    <w:p w14:paraId="1A5987D0" w14:textId="60F72738" w:rsidR="008B558C" w:rsidRPr="009E16E1" w:rsidRDefault="009E16E1" w:rsidP="009E16E1">
      <w:pPr>
        <w:pStyle w:val="Lgende"/>
        <w:jc w:val="center"/>
        <w:rPr>
          <w:color w:val="000000" w:themeColor="text1"/>
          <w:sz w:val="24"/>
          <w:szCs w:val="24"/>
        </w:rPr>
      </w:pPr>
      <w:bookmarkStart w:id="261" w:name="_Toc45315495"/>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316D6">
        <w:rPr>
          <w:noProof/>
          <w:color w:val="000000" w:themeColor="text1"/>
          <w:sz w:val="24"/>
          <w:szCs w:val="24"/>
        </w:rPr>
        <w:t>35</w:t>
      </w:r>
      <w:r w:rsidRPr="009E16E1">
        <w:rPr>
          <w:color w:val="000000" w:themeColor="text1"/>
          <w:sz w:val="24"/>
          <w:szCs w:val="24"/>
        </w:rPr>
        <w:fldChar w:fldCharType="end"/>
      </w:r>
      <w:r w:rsidRPr="009E16E1">
        <w:rPr>
          <w:color w:val="000000" w:themeColor="text1"/>
          <w:sz w:val="24"/>
          <w:szCs w:val="24"/>
        </w:rPr>
        <w:t> : compte rendu</w:t>
      </w:r>
      <w:bookmarkEnd w:id="261"/>
    </w:p>
    <w:p w14:paraId="551F51CC" w14:textId="77777777" w:rsidR="006F0874" w:rsidRDefault="006F0874" w:rsidP="006F0874">
      <w:bookmarkStart w:id="262" w:name="_Toc45213958"/>
    </w:p>
    <w:p w14:paraId="4C96165A" w14:textId="593B18B9" w:rsidR="008D3C44" w:rsidRDefault="008D3C44" w:rsidP="00072033">
      <w:pPr>
        <w:pStyle w:val="Titre2"/>
        <w:spacing w:before="148"/>
        <w:ind w:left="438"/>
        <w:rPr>
          <w:color w:val="0D0D0D"/>
        </w:rPr>
      </w:pPr>
    </w:p>
    <w:p w14:paraId="4B30665C" w14:textId="1AD3B4DC" w:rsidR="008D3C44" w:rsidRDefault="008D3C44" w:rsidP="00072033">
      <w:pPr>
        <w:pStyle w:val="Titre2"/>
        <w:spacing w:before="148"/>
        <w:ind w:left="438"/>
        <w:rPr>
          <w:color w:val="0D0D0D"/>
        </w:rPr>
      </w:pPr>
    </w:p>
    <w:p w14:paraId="46CE22CE" w14:textId="77777777" w:rsidR="008D3C44" w:rsidRDefault="008D3C44" w:rsidP="00072033">
      <w:pPr>
        <w:pStyle w:val="Titre2"/>
        <w:spacing w:before="148"/>
        <w:ind w:left="438"/>
        <w:rPr>
          <w:color w:val="0D0D0D"/>
        </w:rPr>
      </w:pPr>
    </w:p>
    <w:p w14:paraId="167A6514" w14:textId="4E52766D" w:rsidR="00B77272" w:rsidRPr="00072033" w:rsidRDefault="007809B0" w:rsidP="00072033">
      <w:pPr>
        <w:pStyle w:val="Titre2"/>
        <w:spacing w:before="148"/>
        <w:ind w:left="438"/>
        <w:rPr>
          <w:color w:val="0D0D0D"/>
        </w:rPr>
      </w:pPr>
      <w:bookmarkStart w:id="263" w:name="_Toc45355146"/>
      <w:r>
        <w:rPr>
          <w:color w:val="0D0D0D"/>
        </w:rPr>
        <w:t>Conclusion</w:t>
      </w:r>
      <w:bookmarkEnd w:id="262"/>
      <w:bookmarkEnd w:id="263"/>
    </w:p>
    <w:p w14:paraId="1C6A2FC9" w14:textId="2FDC8CD5" w:rsidR="00C75196" w:rsidRPr="00072033" w:rsidRDefault="00C75196" w:rsidP="00C2374E">
      <w:pPr>
        <w:pStyle w:val="Corpsdetexte"/>
        <w:spacing w:before="182" w:line="360" w:lineRule="auto"/>
        <w:ind w:left="438" w:right="457"/>
        <w:jc w:val="both"/>
        <w:sectPr w:rsidR="00C75196" w:rsidRPr="00072033">
          <w:pgSz w:w="11910" w:h="16840"/>
          <w:pgMar w:top="1320" w:right="960" w:bottom="1240" w:left="980" w:header="0" w:footer="1048" w:gutter="0"/>
          <w:cols w:space="720"/>
        </w:sectPr>
      </w:pPr>
      <w:r w:rsidRPr="00072033">
        <w:t xml:space="preserve">Dans ce chapitre, on a présenté les </w:t>
      </w:r>
      <w:r w:rsidR="00CC40A5" w:rsidRPr="00072033">
        <w:t>plateformes</w:t>
      </w:r>
      <w:r w:rsidRPr="00072033">
        <w:t xml:space="preserve"> </w:t>
      </w:r>
      <w:del w:id="264" w:author="PCS" w:date="2020-07-12T23:19:00Z">
        <w:r w:rsidRPr="00072033" w:rsidDel="00C2374E">
          <w:delText xml:space="preserve">matérielles </w:delText>
        </w:r>
      </w:del>
      <w:r w:rsidRPr="00072033">
        <w:t>et logicielles utilisées, ainsi que les technologies employées. Et enfin on a exposé les</w:t>
      </w:r>
      <w:r w:rsidR="00CC40A5" w:rsidRPr="00072033">
        <w:t xml:space="preserve"> </w:t>
      </w:r>
      <w:r w:rsidRPr="00072033">
        <w:t xml:space="preserve">interfaces de l’application.    </w:t>
      </w:r>
    </w:p>
    <w:p w14:paraId="30B7F216" w14:textId="77777777" w:rsidR="001B28F2" w:rsidRPr="00E57109" w:rsidRDefault="001B28F2" w:rsidP="00E57109">
      <w:pPr>
        <w:pStyle w:val="Titre1"/>
        <w:spacing w:before="230"/>
        <w:ind w:right="1587"/>
      </w:pPr>
    </w:p>
    <w:p w14:paraId="1BCEF516" w14:textId="50857BFF" w:rsidR="001B28F2" w:rsidRDefault="001A54D1">
      <w:pPr>
        <w:pStyle w:val="Titre1"/>
        <w:spacing w:before="230"/>
        <w:ind w:right="1587"/>
        <w:rPr>
          <w:color w:val="0D0D0D"/>
        </w:rPr>
      </w:pPr>
      <w:bookmarkStart w:id="265" w:name="_Toc45213959"/>
      <w:bookmarkStart w:id="266" w:name="_Toc45355147"/>
      <w:r w:rsidRPr="001A54D1">
        <w:rPr>
          <w:color w:val="0D0D0D"/>
        </w:rPr>
        <w:t>Conclusion générale</w:t>
      </w:r>
      <w:bookmarkEnd w:id="265"/>
      <w:bookmarkEnd w:id="266"/>
    </w:p>
    <w:p w14:paraId="2BF2C4A6" w14:textId="77777777" w:rsidR="00B42BB8" w:rsidRDefault="00B42BB8">
      <w:pPr>
        <w:pStyle w:val="Titre1"/>
        <w:spacing w:before="230"/>
        <w:ind w:right="1587"/>
      </w:pPr>
    </w:p>
    <w:p w14:paraId="6D9CFE38" w14:textId="79C91BAB" w:rsidR="001B28F2" w:rsidRDefault="001B28F2">
      <w:pPr>
        <w:pStyle w:val="Corpsdetexte"/>
        <w:spacing w:before="7"/>
        <w:rPr>
          <w:rFonts w:ascii="Caladea"/>
          <w:b/>
          <w:sz w:val="36"/>
        </w:rPr>
      </w:pPr>
    </w:p>
    <w:p w14:paraId="33375CAB" w14:textId="6DEAD52C" w:rsidR="001A54D1" w:rsidRPr="001A54D1" w:rsidRDefault="001A54D1" w:rsidP="001A54D1"/>
    <w:p w14:paraId="66ED9698" w14:textId="27B4F4AE" w:rsidR="00ED1E75" w:rsidRDefault="00437A6C" w:rsidP="005862AC">
      <w:pPr>
        <w:pStyle w:val="Corpsdetexte"/>
        <w:spacing w:line="360" w:lineRule="auto"/>
        <w:ind w:left="438" w:right="452"/>
        <w:jc w:val="both"/>
      </w:pPr>
      <w:r>
        <w:t>Ce projet de fin d’étude a consisté de concevoir et de réaliser un</w:t>
      </w:r>
      <w:r w:rsidR="00787747">
        <w:t>e plateforme</w:t>
      </w:r>
      <w:r>
        <w:t xml:space="preserve"> de</w:t>
      </w:r>
      <w:r w:rsidR="00ED1E75">
        <w:t xml:space="preserve"> génération automatique de compte rendu </w:t>
      </w:r>
      <w:ins w:id="267" w:author="PCS" w:date="2020-07-12T23:24:00Z">
        <w:r w:rsidR="005862AC">
          <w:t xml:space="preserve">en échographie </w:t>
        </w:r>
      </w:ins>
      <w:ins w:id="268" w:author="PCS" w:date="2020-07-12T23:25:00Z">
        <w:r w:rsidR="005862AC">
          <w:t>thyroïdienne</w:t>
        </w:r>
      </w:ins>
      <w:ins w:id="269" w:author="PCS" w:date="2020-07-12T23:24:00Z">
        <w:r w:rsidR="005862AC">
          <w:t xml:space="preserve"> </w:t>
        </w:r>
      </w:ins>
      <w:r w:rsidR="00ED1E75">
        <w:t>à partir des données saisies par le médecin radiologue afin de standardiser ce processus pour tous les médecins dans le territoire tunisien</w:t>
      </w:r>
      <w:del w:id="270" w:author="PCS" w:date="2020-07-12T23:23:00Z">
        <w:r w:rsidR="00ED1E75" w:rsidDel="005862AC">
          <w:delText>.</w:delText>
        </w:r>
      </w:del>
      <w:ins w:id="271" w:author="PCS" w:date="2020-07-12T23:23:00Z">
        <w:r w:rsidR="005862AC">
          <w:t xml:space="preserve"> Cette </w:t>
        </w:r>
      </w:ins>
      <w:del w:id="272" w:author="PCS" w:date="2020-07-12T23:23:00Z">
        <w:r w:rsidR="00ED1E75" w:rsidDel="005862AC">
          <w:delText xml:space="preserve"> </w:delText>
        </w:r>
      </w:del>
      <w:ins w:id="273" w:author="PCS" w:date="2020-07-12T23:23:00Z">
        <w:r w:rsidR="005862AC">
          <w:t>plateforme offre également une aide à la décision pour les radiologues à travers le calcul du score de suspicion qu</w:t>
        </w:r>
      </w:ins>
      <w:ins w:id="274" w:author="PCS" w:date="2020-07-12T23:24:00Z">
        <w:r w:rsidR="005862AC">
          <w:t>’elle réalise.</w:t>
        </w:r>
      </w:ins>
    </w:p>
    <w:p w14:paraId="2B1E005F" w14:textId="02D315AF" w:rsidR="00ED1E75" w:rsidRDefault="00ED1E75" w:rsidP="00ED1E75">
      <w:pPr>
        <w:pStyle w:val="Corpsdetexte"/>
        <w:spacing w:before="202" w:line="360" w:lineRule="auto"/>
        <w:ind w:left="438" w:right="452"/>
        <w:jc w:val="both"/>
      </w:pPr>
      <w:r>
        <w:t>Nous avons parcouru les différentes étapes de réalisation d’un</w:t>
      </w:r>
      <w:r w:rsidR="00730C58">
        <w:t>e plateforme</w:t>
      </w:r>
      <w:r>
        <w:t xml:space="preserve"> informatique, de la compréhension du </w:t>
      </w:r>
      <w:r w:rsidR="009D00DB">
        <w:t>sujet</w:t>
      </w:r>
      <w:r>
        <w:t xml:space="preserve"> au développement en passant par les étapes d’analyse et de conception</w:t>
      </w:r>
      <w:r w:rsidR="009D00DB">
        <w:t>.</w:t>
      </w:r>
    </w:p>
    <w:p w14:paraId="44D7EFF9" w14:textId="77777777" w:rsidR="00ED1E75" w:rsidRDefault="00ED1E75" w:rsidP="00437A6C">
      <w:pPr>
        <w:pStyle w:val="Corpsdetexte"/>
        <w:spacing w:line="360" w:lineRule="auto"/>
        <w:ind w:left="438" w:right="452"/>
        <w:jc w:val="both"/>
      </w:pPr>
    </w:p>
    <w:p w14:paraId="14362044" w14:textId="6B0C740A" w:rsidR="009D00DB" w:rsidDel="005862AC" w:rsidRDefault="00437A6C" w:rsidP="009D00DB">
      <w:pPr>
        <w:pStyle w:val="Corpsdetexte"/>
        <w:spacing w:line="360" w:lineRule="auto"/>
        <w:ind w:left="438" w:right="452"/>
        <w:jc w:val="both"/>
        <w:rPr>
          <w:del w:id="275" w:author="PCS" w:date="2020-07-12T23:21:00Z"/>
        </w:rPr>
      </w:pPr>
      <w:del w:id="276" w:author="PCS" w:date="2020-07-12T23:21:00Z">
        <w:r w:rsidDel="005862AC">
          <w:delText>En conclusion,</w:delText>
        </w:r>
        <w:r w:rsidR="009D00DB" w:rsidDel="005862AC">
          <w:delText xml:space="preserve"> cette plateforme est conçue dans </w:delText>
        </w:r>
        <w:r w:rsidR="00DF3DE7" w:rsidDel="005862AC">
          <w:delText>le</w:delText>
        </w:r>
        <w:r w:rsidR="009D00DB" w:rsidDel="005862AC">
          <w:delText xml:space="preserve"> but de</w:delText>
        </w:r>
        <w:r w:rsidR="00DF3DE7" w:rsidDel="005862AC">
          <w:delText xml:space="preserve"> prédire et donc de</w:delText>
        </w:r>
        <w:r w:rsidR="009D00DB" w:rsidDel="005862AC">
          <w:delText xml:space="preserve"> lutter contre</w:delText>
        </w:r>
        <w:r w:rsidR="00DF3DE7" w:rsidDel="005862AC">
          <w:delText xml:space="preserve"> </w:delText>
        </w:r>
        <w:r w:rsidR="009D00DB" w:rsidDel="005862AC">
          <w:delText>certaines maladies chroniques</w:delText>
        </w:r>
        <w:r w:rsidR="00DF3DE7" w:rsidDel="005862AC">
          <w:delText xml:space="preserve"> et dangereuses</w:delText>
        </w:r>
        <w:r w:rsidR="009D00DB" w:rsidDel="005862AC">
          <w:delText xml:space="preserve"> </w:delText>
        </w:r>
        <w:r w:rsidR="00DF3DE7" w:rsidDel="005862AC">
          <w:delText>au moyen d’analyse prédictive et des algorithmes d’intelligence artificielle qui seront utilisé pour détecter les nodules et les anomalies dans les images de l’échographie</w:delText>
        </w:r>
        <w:r w:rsidR="009D00DB" w:rsidDel="005862AC">
          <w:delText xml:space="preserve">.  </w:delText>
        </w:r>
      </w:del>
    </w:p>
    <w:p w14:paraId="2E6D7BBA" w14:textId="1688876D" w:rsidR="001A54D1" w:rsidRPr="001A54D1" w:rsidRDefault="005862AC" w:rsidP="009D00DB">
      <w:pPr>
        <w:pStyle w:val="Corpsdetexte"/>
        <w:spacing w:before="201" w:line="360" w:lineRule="auto"/>
        <w:ind w:left="438" w:right="456"/>
        <w:jc w:val="both"/>
      </w:pPr>
      <w:ins w:id="277" w:author="PCS" w:date="2020-07-12T23:21:00Z">
        <w:r>
          <w:t>La structuration du compte-rendu permettra de constituer une base de données nationale</w:t>
        </w:r>
      </w:ins>
      <w:ins w:id="278" w:author="PCS" w:date="2020-07-12T23:25:00Z">
        <w:r>
          <w:t xml:space="preserve"> </w:t>
        </w:r>
      </w:ins>
      <w:ins w:id="279" w:author="PCS" w:date="2020-07-12T23:21:00Z">
        <w:r>
          <w:t xml:space="preserve">relative aux maladies liées à la </w:t>
        </w:r>
        <w:proofErr w:type="spellStart"/>
        <w:r>
          <w:t>thyroide</w:t>
        </w:r>
        <w:proofErr w:type="spellEnd"/>
        <w:r>
          <w:t xml:space="preserve"> ce qui permettra de bien comprendre et étudier cette maladie sur notre </w:t>
        </w:r>
      </w:ins>
      <w:ins w:id="280" w:author="PCS" w:date="2020-07-12T23:25:00Z">
        <w:r>
          <w:t>territoire.</w:t>
        </w:r>
      </w:ins>
    </w:p>
    <w:p w14:paraId="110B56DB" w14:textId="7B0FBD30" w:rsidR="001A54D1" w:rsidRPr="001A54D1" w:rsidRDefault="001A54D1" w:rsidP="001A54D1"/>
    <w:p w14:paraId="25D9CC08" w14:textId="2F751078" w:rsidR="001A54D1" w:rsidRPr="001A54D1" w:rsidRDefault="001A54D1" w:rsidP="001A54D1"/>
    <w:p w14:paraId="3905A2F6" w14:textId="28498944" w:rsidR="001A54D1" w:rsidRPr="001A54D1" w:rsidRDefault="001A54D1" w:rsidP="001A54D1"/>
    <w:p w14:paraId="2823BDA3" w14:textId="7E2ED813" w:rsidR="001A54D1" w:rsidRPr="001A54D1" w:rsidRDefault="001A54D1" w:rsidP="001A54D1"/>
    <w:p w14:paraId="66244424" w14:textId="18570102" w:rsidR="001A54D1" w:rsidRPr="001A54D1" w:rsidRDefault="001A54D1" w:rsidP="001A54D1"/>
    <w:p w14:paraId="5CCE5ABA" w14:textId="737B89D4" w:rsidR="001A54D1" w:rsidRPr="001A54D1" w:rsidRDefault="001A54D1" w:rsidP="001A54D1"/>
    <w:p w14:paraId="6563784F" w14:textId="340B56ED" w:rsidR="001A54D1" w:rsidRPr="001A54D1" w:rsidRDefault="001A54D1" w:rsidP="001A54D1"/>
    <w:p w14:paraId="32128EFA" w14:textId="0D03CE3C" w:rsidR="001A54D1" w:rsidRPr="001A54D1" w:rsidRDefault="001A54D1" w:rsidP="001A54D1"/>
    <w:p w14:paraId="660B9D39" w14:textId="669B9435" w:rsidR="001A54D1" w:rsidRPr="001A54D1" w:rsidRDefault="001A54D1" w:rsidP="001A54D1"/>
    <w:p w14:paraId="7991A2CC" w14:textId="631F5B60" w:rsidR="001A54D1" w:rsidRPr="001A54D1" w:rsidRDefault="001A54D1" w:rsidP="001A54D1"/>
    <w:p w14:paraId="45016809" w14:textId="62010C44" w:rsidR="001A54D1" w:rsidRPr="001A54D1" w:rsidRDefault="001A54D1" w:rsidP="001A54D1"/>
    <w:p w14:paraId="5D40753A" w14:textId="0CDE1AD3" w:rsidR="001A54D1" w:rsidRPr="001A54D1" w:rsidRDefault="001A54D1" w:rsidP="001A54D1"/>
    <w:p w14:paraId="3FB7C195" w14:textId="078A3C10" w:rsidR="001A54D1" w:rsidRPr="001A54D1" w:rsidRDefault="001A54D1" w:rsidP="001A54D1"/>
    <w:p w14:paraId="5D2ED780" w14:textId="690E3159" w:rsidR="001A54D1" w:rsidRPr="001A54D1" w:rsidRDefault="001A54D1" w:rsidP="001A54D1"/>
    <w:p w14:paraId="60881A17" w14:textId="605DE0BC" w:rsidR="001A54D1" w:rsidRPr="001A54D1" w:rsidRDefault="001A54D1" w:rsidP="001A54D1"/>
    <w:p w14:paraId="0C837A38" w14:textId="2AF47BBB" w:rsidR="001A54D1" w:rsidRPr="001A54D1" w:rsidRDefault="001A54D1" w:rsidP="001A54D1"/>
    <w:p w14:paraId="003B700E" w14:textId="034688A1" w:rsidR="001A54D1" w:rsidRPr="001A54D1" w:rsidRDefault="001A54D1" w:rsidP="001A54D1"/>
    <w:p w14:paraId="43F43D2A" w14:textId="0BDB50B6" w:rsidR="001A54D1" w:rsidRPr="001A54D1" w:rsidRDefault="001A54D1" w:rsidP="001A54D1"/>
    <w:p w14:paraId="77B40F36" w14:textId="51B87431" w:rsidR="001A54D1" w:rsidRPr="001A54D1" w:rsidRDefault="001A54D1" w:rsidP="001A54D1"/>
    <w:p w14:paraId="2C4E5318" w14:textId="53D68AA5" w:rsidR="001A54D1" w:rsidRPr="001A54D1" w:rsidRDefault="001A54D1" w:rsidP="001A54D1"/>
    <w:p w14:paraId="6891CE5B" w14:textId="3CA660E9" w:rsidR="001A54D1" w:rsidRPr="001A54D1" w:rsidRDefault="001A54D1" w:rsidP="001A54D1"/>
    <w:p w14:paraId="55E09B0B" w14:textId="24A8CB04" w:rsidR="001A54D1" w:rsidRPr="001A54D1" w:rsidRDefault="001A54D1" w:rsidP="001A54D1"/>
    <w:p w14:paraId="7A812002" w14:textId="46B5D879" w:rsidR="001A54D1" w:rsidRPr="001A54D1" w:rsidRDefault="001A54D1" w:rsidP="001A54D1"/>
    <w:p w14:paraId="493E7B97" w14:textId="5EA7E329" w:rsidR="005862AC" w:rsidRDefault="005862AC" w:rsidP="001A54D1">
      <w:pPr>
        <w:rPr>
          <w:ins w:id="281" w:author="PCS" w:date="2020-07-12T23:25:00Z"/>
        </w:rPr>
      </w:pPr>
    </w:p>
    <w:p w14:paraId="5DCE13ED" w14:textId="77777777" w:rsidR="005862AC" w:rsidRPr="005862AC" w:rsidRDefault="005862AC" w:rsidP="005862AC">
      <w:pPr>
        <w:rPr>
          <w:ins w:id="282" w:author="PCS" w:date="2020-07-12T23:25:00Z"/>
        </w:rPr>
      </w:pPr>
    </w:p>
    <w:p w14:paraId="20DD62F1" w14:textId="77777777" w:rsidR="005862AC" w:rsidRPr="005862AC" w:rsidRDefault="005862AC" w:rsidP="005862AC">
      <w:pPr>
        <w:rPr>
          <w:ins w:id="283" w:author="PCS" w:date="2020-07-12T23:25:00Z"/>
        </w:rPr>
      </w:pPr>
    </w:p>
    <w:p w14:paraId="69C27F06" w14:textId="5ED09C4A" w:rsidR="005862AC" w:rsidRDefault="005862AC" w:rsidP="005862AC">
      <w:pPr>
        <w:rPr>
          <w:ins w:id="284" w:author="PCS" w:date="2020-07-12T23:25:00Z"/>
        </w:rPr>
      </w:pPr>
    </w:p>
    <w:p w14:paraId="0408BE98" w14:textId="4E637F6F" w:rsidR="001A54D1" w:rsidRDefault="005862AC" w:rsidP="005862AC">
      <w:pPr>
        <w:tabs>
          <w:tab w:val="left" w:pos="2269"/>
        </w:tabs>
        <w:rPr>
          <w:ins w:id="285" w:author="PCS" w:date="2020-07-12T23:25:00Z"/>
        </w:rPr>
        <w:pPrChange w:id="286" w:author="PCS" w:date="2020-07-12T23:25:00Z">
          <w:pPr/>
        </w:pPrChange>
      </w:pPr>
      <w:ins w:id="287" w:author="PCS" w:date="2020-07-12T23:25:00Z">
        <w:r>
          <w:tab/>
          <w:t>Bibliographies</w:t>
        </w:r>
      </w:ins>
    </w:p>
    <w:p w14:paraId="5A1C919A" w14:textId="21BFAF3F" w:rsidR="005862AC" w:rsidRPr="005862AC" w:rsidRDefault="005862AC" w:rsidP="005862AC">
      <w:pPr>
        <w:tabs>
          <w:tab w:val="left" w:pos="2269"/>
        </w:tabs>
        <w:pPrChange w:id="288" w:author="PCS" w:date="2020-07-12T23:25:00Z">
          <w:pPr/>
        </w:pPrChange>
      </w:pPr>
      <w:ins w:id="289" w:author="PCS" w:date="2020-07-12T23:25:00Z">
        <w:r>
          <w:t>Il faut ajouter la bibliographie et la mentionner également d</w:t>
        </w:r>
        <w:bookmarkStart w:id="290" w:name="_GoBack"/>
        <w:bookmarkEnd w:id="290"/>
        <w:r>
          <w:t>ans le rapport.</w:t>
        </w:r>
      </w:ins>
    </w:p>
    <w:sectPr w:rsidR="005862AC" w:rsidRPr="005862AC">
      <w:pgSz w:w="11910" w:h="16840"/>
      <w:pgMar w:top="1580" w:right="960" w:bottom="1240" w:left="980" w:header="0" w:footer="104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 w:author="PCS" w:date="2020-07-12T22:30:00Z" w:initials="P">
    <w:p w14:paraId="40D044D6" w14:textId="644071C6" w:rsidR="0087095F" w:rsidRDefault="0087095F" w:rsidP="0087095F">
      <w:pPr>
        <w:pStyle w:val="Commentaire"/>
      </w:pPr>
      <w:r>
        <w:rPr>
          <w:rStyle w:val="Marquedecommentaire"/>
        </w:rPr>
        <w:annotationRef/>
      </w:r>
      <w:r>
        <w:t>Revoir la structure de la phrase de façon à ce qu’elle permet d’introduire les tirets qui la suivent (absente …</w:t>
      </w:r>
    </w:p>
  </w:comment>
  <w:comment w:id="158" w:author="PCS" w:date="2020-07-12T22:51:00Z" w:initials="P">
    <w:p w14:paraId="325B913C" w14:textId="6752C406" w:rsidR="0029311E" w:rsidRDefault="0029311E">
      <w:pPr>
        <w:pStyle w:val="Commentaire"/>
      </w:pPr>
      <w:r>
        <w:rPr>
          <w:rStyle w:val="Marquedecommentaire"/>
        </w:rPr>
        <w:annotationRef/>
      </w:r>
      <w:r>
        <w:t>L’</w:t>
      </w:r>
      <w:proofErr w:type="spellStart"/>
      <w:r>
        <w:t>adminstrateur</w:t>
      </w:r>
      <w:proofErr w:type="spellEnd"/>
      <w:r>
        <w:t xml:space="preserve"> a normalement tous les droits y compris la gestion des patients et celles des examens</w:t>
      </w:r>
    </w:p>
  </w:comment>
  <w:comment w:id="166" w:author="PCS" w:date="2020-07-12T22:55:00Z" w:initials="P">
    <w:p w14:paraId="75582487" w14:textId="77777777" w:rsidR="0029311E" w:rsidRDefault="0029311E">
      <w:pPr>
        <w:pStyle w:val="Commentaire"/>
      </w:pPr>
      <w:r>
        <w:rPr>
          <w:rStyle w:val="Marquedecommentaire"/>
        </w:rPr>
        <w:annotationRef/>
      </w:r>
      <w:r>
        <w:t>Je vois plutôt les fonctionnalités suivantes :</w:t>
      </w:r>
    </w:p>
    <w:p w14:paraId="20E431C6" w14:textId="3DFFE783" w:rsidR="0029311E" w:rsidRDefault="0029311E" w:rsidP="00BA2EE7">
      <w:pPr>
        <w:pStyle w:val="Commentaire"/>
        <w:numPr>
          <w:ilvl w:val="0"/>
          <w:numId w:val="21"/>
        </w:numPr>
      </w:pPr>
      <w:r>
        <w:t>Ajouter données générales de l’examen</w:t>
      </w:r>
    </w:p>
    <w:p w14:paraId="1D6163CF" w14:textId="0EA348FA" w:rsidR="00BA2EE7" w:rsidRDefault="00BA2EE7" w:rsidP="00BA2EE7">
      <w:pPr>
        <w:pStyle w:val="Commentaire"/>
        <w:numPr>
          <w:ilvl w:val="0"/>
          <w:numId w:val="21"/>
        </w:numPr>
      </w:pPr>
      <w:r>
        <w:t>Ajouter un nodule</w:t>
      </w:r>
    </w:p>
    <w:p w14:paraId="293368A0" w14:textId="6409F93A" w:rsidR="00BA2EE7" w:rsidRDefault="00BA2EE7" w:rsidP="00BA2EE7">
      <w:pPr>
        <w:pStyle w:val="Commentaire"/>
        <w:numPr>
          <w:ilvl w:val="0"/>
          <w:numId w:val="21"/>
        </w:numPr>
      </w:pPr>
      <w:r>
        <w:t>Saisir ou générer le compte rendu</w:t>
      </w:r>
    </w:p>
    <w:p w14:paraId="6DAB0A66" w14:textId="57D65D2B" w:rsidR="00BA2EE7" w:rsidRDefault="00BA2EE7" w:rsidP="00BA2EE7">
      <w:pPr>
        <w:pStyle w:val="Commentaire"/>
      </w:pPr>
      <w:r>
        <w:t>Normalement il n’y a pas de « modifier le compte rendu ». Il est possible de laisser l’</w:t>
      </w:r>
      <w:proofErr w:type="spellStart"/>
      <w:r>
        <w:t>extends</w:t>
      </w:r>
      <w:proofErr w:type="spellEnd"/>
      <w:r>
        <w:t xml:space="preserve"> concernant l’impression du compte-rendu comme une suite de la saisie de ce dernier</w:t>
      </w:r>
    </w:p>
    <w:p w14:paraId="3B718C5E" w14:textId="66247D34" w:rsidR="0029311E" w:rsidRDefault="0029311E">
      <w:pPr>
        <w:pStyle w:val="Commentaire"/>
      </w:pPr>
    </w:p>
  </w:comment>
  <w:comment w:id="180" w:author="PCS" w:date="2020-07-12T23:08:00Z" w:initials="P">
    <w:p w14:paraId="6B8AE453" w14:textId="2CCB0D3E" w:rsidR="00A64FA6" w:rsidRDefault="00A64FA6">
      <w:pPr>
        <w:pStyle w:val="Commentaire"/>
      </w:pPr>
      <w:r>
        <w:rPr>
          <w:rStyle w:val="Marquedecommentaire"/>
        </w:rPr>
        <w:annotationRef/>
      </w:r>
      <w:r>
        <w:t>Pour cette section je vois deux diagramme de séquences.</w:t>
      </w:r>
    </w:p>
    <w:p w14:paraId="04C7D25A" w14:textId="6FAA1976" w:rsidR="00A64FA6" w:rsidRDefault="00A64FA6" w:rsidP="00A64FA6">
      <w:pPr>
        <w:pStyle w:val="Commentaire"/>
        <w:numPr>
          <w:ilvl w:val="0"/>
          <w:numId w:val="22"/>
        </w:numPr>
      </w:pPr>
      <w:r>
        <w:t>Ajouter Patient</w:t>
      </w:r>
    </w:p>
    <w:p w14:paraId="6B9FB65B" w14:textId="162FF749" w:rsidR="00A64FA6" w:rsidRDefault="00A64FA6" w:rsidP="00A64FA6">
      <w:pPr>
        <w:pStyle w:val="Commentaire"/>
        <w:numPr>
          <w:ilvl w:val="0"/>
          <w:numId w:val="22"/>
        </w:numPr>
      </w:pPr>
      <w:r>
        <w:t>Ajouter un examen et ce dernier diagramme doit comporter une partie concernant l’ajout des nodules.</w:t>
      </w:r>
    </w:p>
  </w:comment>
  <w:comment w:id="182" w:author="PCS" w:date="2020-07-12T23:04:00Z" w:initials="P">
    <w:p w14:paraId="284F93F1" w14:textId="77777777" w:rsidR="00BA2EE7" w:rsidRDefault="00BA2EE7">
      <w:pPr>
        <w:pStyle w:val="Commentaire"/>
      </w:pPr>
      <w:r>
        <w:rPr>
          <w:rStyle w:val="Marquedecommentaire"/>
        </w:rPr>
        <w:annotationRef/>
      </w:r>
      <w:r>
        <w:t>Le diagramme comporte quelques erreurs.</w:t>
      </w:r>
      <w:r w:rsidR="00A64FA6">
        <w:t xml:space="preserve"> L’entrée en action au départ de la base de données doit se limiter à la sélection de la liste des patients. </w:t>
      </w:r>
    </w:p>
    <w:p w14:paraId="398A20C8" w14:textId="0C771469" w:rsidR="00A64FA6" w:rsidRDefault="00A64FA6">
      <w:pPr>
        <w:pStyle w:val="Commentaire"/>
      </w:pPr>
      <w:r>
        <w:t xml:space="preserve">Pour </w:t>
      </w:r>
      <w:proofErr w:type="gramStart"/>
      <w:r>
        <w:t>le ALT</w:t>
      </w:r>
      <w:proofErr w:type="gramEnd"/>
      <w:r>
        <w:t xml:space="preserve"> mettre Si « patient existe » en haut séparer de la flèche qui montre l’action sélectionner patient</w:t>
      </w:r>
    </w:p>
  </w:comment>
  <w:comment w:id="191" w:author="PCS" w:date="2020-07-12T23:11:00Z" w:initials="P">
    <w:p w14:paraId="44FC543B" w14:textId="2C4F32B4" w:rsidR="00A64FA6" w:rsidRDefault="00A64FA6">
      <w:pPr>
        <w:pStyle w:val="Commentaire"/>
      </w:pPr>
      <w:r>
        <w:rPr>
          <w:rStyle w:val="Marquedecommentaire"/>
        </w:rPr>
        <w:annotationRef/>
      </w:r>
      <w:r>
        <w:t xml:space="preserve">Ceci est un modèle physique et non pas un diagramme de classes. Dans le diagramme de classes on fait pas la migration des clés primaires vers les classes référencées. Par exemple pour les classes </w:t>
      </w:r>
      <w:proofErr w:type="spellStart"/>
      <w:r>
        <w:t>study</w:t>
      </w:r>
      <w:proofErr w:type="spellEnd"/>
      <w:r>
        <w:t xml:space="preserve"> et nodules, la classe Nodule ne doit pas comporter le champ </w:t>
      </w:r>
      <w:proofErr w:type="spellStart"/>
      <w:r>
        <w:t>IdStudy</w:t>
      </w:r>
      <w:proofErr w:type="spellEnd"/>
      <w:r>
        <w:t xml:space="preserve"> qui est une clé primaire dans </w:t>
      </w:r>
      <w:proofErr w:type="spellStart"/>
      <w:r>
        <w:t>study</w:t>
      </w:r>
      <w:proofErr w:type="spellEnd"/>
      <w:r>
        <w:t>. Maintenant, lorsqu’on passe au modèle physiques (les tables), ces migrations seront réalisées.</w:t>
      </w:r>
      <w:r w:rsidR="00C2374E">
        <w:t xml:space="preserve"> Pareil pour le champ </w:t>
      </w:r>
      <w:proofErr w:type="spellStart"/>
      <w:r w:rsidR="00C2374E">
        <w:t>IdPAtient</w:t>
      </w:r>
      <w:proofErr w:type="spellEnd"/>
      <w:r w:rsidR="00C2374E">
        <w:t xml:space="preserve"> dans la table </w:t>
      </w:r>
      <w:proofErr w:type="spellStart"/>
      <w:r w:rsidR="00C2374E">
        <w:t>Study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D044D6" w15:done="0"/>
  <w15:commentEx w15:paraId="325B913C" w15:done="0"/>
  <w15:commentEx w15:paraId="3B718C5E" w15:done="0"/>
  <w15:commentEx w15:paraId="6B9FB65B" w15:done="0"/>
  <w15:commentEx w15:paraId="398A20C8" w15:done="0"/>
  <w15:commentEx w15:paraId="44FC54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7F234" w14:textId="77777777" w:rsidR="003F12A6" w:rsidRDefault="003F12A6">
      <w:r>
        <w:separator/>
      </w:r>
    </w:p>
  </w:endnote>
  <w:endnote w:type="continuationSeparator" w:id="0">
    <w:p w14:paraId="3215970C" w14:textId="77777777" w:rsidR="003F12A6" w:rsidRDefault="003F1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TeXGyreAdventor">
    <w:altName w:val="Calibri"/>
    <w:charset w:val="00"/>
    <w:family w:val="auto"/>
    <w:pitch w:val="variable"/>
  </w:font>
  <w:font w:name="Gothic Uralic">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A5EB" w14:textId="1446B7A6" w:rsidR="0087095F" w:rsidRDefault="0087095F">
    <w:pPr>
      <w:pStyle w:val="Corpsdetexte"/>
      <w:spacing w:line="14" w:lineRule="auto"/>
      <w:rPr>
        <w:sz w:val="20"/>
      </w:rPr>
    </w:pPr>
    <w:r>
      <w:rPr>
        <w:noProof/>
        <w:lang w:eastAsia="fr-FR"/>
      </w:rPr>
      <mc:AlternateContent>
        <mc:Choice Requires="wps">
          <w:drawing>
            <wp:anchor distT="0" distB="0" distL="114300" distR="114300" simplePos="0" relativeHeight="251657728" behindDoc="1" locked="0" layoutInCell="1" allowOverlap="1" wp14:anchorId="05FD78CC" wp14:editId="53BCFD1A">
              <wp:simplePos x="0" y="0"/>
              <wp:positionH relativeFrom="page">
                <wp:posOffset>3667125</wp:posOffset>
              </wp:positionH>
              <wp:positionV relativeFrom="page">
                <wp:posOffset>9886950</wp:posOffset>
              </wp:positionV>
              <wp:extent cx="228600" cy="194310"/>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975D1" w14:textId="218322E6" w:rsidR="0087095F" w:rsidRDefault="0087095F">
                          <w:pPr>
                            <w:pStyle w:val="Corpsdetexte"/>
                            <w:spacing w:before="10"/>
                            <w:ind w:left="60"/>
                          </w:pPr>
                          <w:r>
                            <w:fldChar w:fldCharType="begin"/>
                          </w:r>
                          <w:r>
                            <w:instrText xml:space="preserve"> PAGE </w:instrText>
                          </w:r>
                          <w:r>
                            <w:fldChar w:fldCharType="separate"/>
                          </w:r>
                          <w:r w:rsidR="005862AC">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D78CC" id="_x0000_t202" coordsize="21600,21600" o:spt="202" path="m,l,21600r21600,l21600,xe">
              <v:stroke joinstyle="miter"/>
              <v:path gradientshapeok="t" o:connecttype="rect"/>
            </v:shapetype>
            <v:shape id="Text Box 1" o:spid="_x0000_s1039" type="#_x0000_t202" style="position:absolute;margin-left:288.75pt;margin-top:778.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" filled="f" stroked="f">
              <v:textbox inset="0,0,0,0">
                <w:txbxContent>
                  <w:p w14:paraId="547975D1" w14:textId="218322E6" w:rsidR="0087095F" w:rsidRDefault="0087095F">
                    <w:pPr>
                      <w:pStyle w:val="Corpsdetexte"/>
                      <w:spacing w:before="10"/>
                      <w:ind w:left="60"/>
                    </w:pPr>
                    <w:r>
                      <w:fldChar w:fldCharType="begin"/>
                    </w:r>
                    <w:r>
                      <w:instrText xml:space="preserve"> PAGE </w:instrText>
                    </w:r>
                    <w:r>
                      <w:fldChar w:fldCharType="separate"/>
                    </w:r>
                    <w:r w:rsidR="005862AC">
                      <w:rPr>
                        <w:noProof/>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9D674" w14:textId="77777777" w:rsidR="003F12A6" w:rsidRDefault="003F12A6">
      <w:r>
        <w:separator/>
      </w:r>
    </w:p>
  </w:footnote>
  <w:footnote w:type="continuationSeparator" w:id="0">
    <w:p w14:paraId="491FA493" w14:textId="77777777" w:rsidR="003F12A6" w:rsidRDefault="003F1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F0D3E"/>
    <w:multiLevelType w:val="multilevel"/>
    <w:tmpl w:val="0CF678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0E0898"/>
    <w:multiLevelType w:val="hybridMultilevel"/>
    <w:tmpl w:val="46188D86"/>
    <w:lvl w:ilvl="0" w:tplc="10000001">
      <w:start w:val="1"/>
      <w:numFmt w:val="bullet"/>
      <w:lvlText w:val=""/>
      <w:lvlJc w:val="left"/>
      <w:pPr>
        <w:ind w:left="1158" w:hanging="360"/>
      </w:pPr>
      <w:rPr>
        <w:rFonts w:ascii="Symbol" w:hAnsi="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2" w15:restartNumberingAfterBreak="0">
    <w:nsid w:val="1162128F"/>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3" w15:restartNumberingAfterBreak="0">
    <w:nsid w:val="164A5472"/>
    <w:multiLevelType w:val="multilevel"/>
    <w:tmpl w:val="00260356"/>
    <w:lvl w:ilvl="0">
      <w:start w:val="3"/>
      <w:numFmt w:val="decimal"/>
      <w:lvlText w:val="%1"/>
      <w:lvlJc w:val="left"/>
      <w:pPr>
        <w:ind w:left="962" w:hanging="524"/>
      </w:pPr>
      <w:rPr>
        <w:rFonts w:hint="default"/>
        <w:lang w:val="fr-FR" w:eastAsia="en-US" w:bidi="ar-SA"/>
      </w:rPr>
    </w:lvl>
    <w:lvl w:ilvl="1">
      <w:start w:val="1"/>
      <w:numFmt w:val="decimal"/>
      <w:lvlText w:val="%1.%2."/>
      <w:lvlJc w:val="left"/>
      <w:pPr>
        <w:ind w:left="962" w:hanging="524"/>
      </w:pPr>
      <w:rPr>
        <w:rFonts w:ascii="Caladea" w:eastAsia="Caladea" w:hAnsi="Caladea" w:cs="Caladea" w:hint="default"/>
        <w:b/>
        <w:bCs/>
        <w:spacing w:val="-1"/>
        <w:w w:val="100"/>
        <w:sz w:val="28"/>
        <w:szCs w:val="28"/>
        <w:lang w:val="fr-FR" w:eastAsia="en-US" w:bidi="ar-SA"/>
      </w:rPr>
    </w:lvl>
    <w:lvl w:ilvl="2">
      <w:numFmt w:val="bullet"/>
      <w:lvlText w:val=""/>
      <w:lvlJc w:val="left"/>
      <w:pPr>
        <w:ind w:left="1158" w:hanging="360"/>
      </w:pPr>
      <w:rPr>
        <w:rFonts w:ascii="Symbol" w:eastAsia="Symbol" w:hAnsi="Symbol" w:cs="Symbol" w:hint="default"/>
        <w:w w:val="100"/>
        <w:sz w:val="24"/>
        <w:szCs w:val="24"/>
        <w:lang w:val="fr-FR" w:eastAsia="en-US" w:bidi="ar-SA"/>
      </w:rPr>
    </w:lvl>
    <w:lvl w:ilvl="3">
      <w:numFmt w:val="bullet"/>
      <w:lvlText w:val="•"/>
      <w:lvlJc w:val="left"/>
      <w:pPr>
        <w:ind w:left="3116" w:hanging="360"/>
      </w:pPr>
      <w:rPr>
        <w:rFonts w:hint="default"/>
        <w:lang w:val="fr-FR" w:eastAsia="en-US" w:bidi="ar-SA"/>
      </w:rPr>
    </w:lvl>
    <w:lvl w:ilvl="4">
      <w:numFmt w:val="bullet"/>
      <w:lvlText w:val="•"/>
      <w:lvlJc w:val="left"/>
      <w:pPr>
        <w:ind w:left="4095" w:hanging="360"/>
      </w:pPr>
      <w:rPr>
        <w:rFonts w:hint="default"/>
        <w:lang w:val="fr-FR" w:eastAsia="en-US" w:bidi="ar-SA"/>
      </w:rPr>
    </w:lvl>
    <w:lvl w:ilvl="5">
      <w:numFmt w:val="bullet"/>
      <w:lvlText w:val="•"/>
      <w:lvlJc w:val="left"/>
      <w:pPr>
        <w:ind w:left="5073" w:hanging="360"/>
      </w:pPr>
      <w:rPr>
        <w:rFonts w:hint="default"/>
        <w:lang w:val="fr-FR" w:eastAsia="en-US" w:bidi="ar-SA"/>
      </w:rPr>
    </w:lvl>
    <w:lvl w:ilvl="6">
      <w:numFmt w:val="bullet"/>
      <w:lvlText w:val="•"/>
      <w:lvlJc w:val="left"/>
      <w:pPr>
        <w:ind w:left="6052" w:hanging="360"/>
      </w:pPr>
      <w:rPr>
        <w:rFonts w:hint="default"/>
        <w:lang w:val="fr-FR" w:eastAsia="en-US" w:bidi="ar-SA"/>
      </w:rPr>
    </w:lvl>
    <w:lvl w:ilvl="7">
      <w:numFmt w:val="bullet"/>
      <w:lvlText w:val="•"/>
      <w:lvlJc w:val="left"/>
      <w:pPr>
        <w:ind w:left="7030" w:hanging="360"/>
      </w:pPr>
      <w:rPr>
        <w:rFonts w:hint="default"/>
        <w:lang w:val="fr-FR" w:eastAsia="en-US" w:bidi="ar-SA"/>
      </w:rPr>
    </w:lvl>
    <w:lvl w:ilvl="8">
      <w:numFmt w:val="bullet"/>
      <w:lvlText w:val="•"/>
      <w:lvlJc w:val="left"/>
      <w:pPr>
        <w:ind w:left="8009" w:hanging="360"/>
      </w:pPr>
      <w:rPr>
        <w:rFonts w:hint="default"/>
        <w:lang w:val="fr-FR" w:eastAsia="en-US" w:bidi="ar-SA"/>
      </w:rPr>
    </w:lvl>
  </w:abstractNum>
  <w:abstractNum w:abstractNumId="4" w15:restartNumberingAfterBreak="0">
    <w:nsid w:val="17276D80"/>
    <w:multiLevelType w:val="hybridMultilevel"/>
    <w:tmpl w:val="57DADF08"/>
    <w:lvl w:ilvl="0" w:tplc="8A5A11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092596"/>
    <w:multiLevelType w:val="hybridMultilevel"/>
    <w:tmpl w:val="E5E892F8"/>
    <w:lvl w:ilvl="0" w:tplc="D2E8C096">
      <w:start w:val="9"/>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AA6CC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7" w15:restartNumberingAfterBreak="0">
    <w:nsid w:val="2A1B075E"/>
    <w:multiLevelType w:val="hybridMultilevel"/>
    <w:tmpl w:val="BBB00782"/>
    <w:lvl w:ilvl="0" w:tplc="C220BFA6">
      <w:numFmt w:val="bullet"/>
      <w:lvlText w:val="•"/>
      <w:lvlJc w:val="left"/>
      <w:pPr>
        <w:ind w:left="1158" w:hanging="360"/>
      </w:pPr>
      <w:rPr>
        <w:rFonts w:hint="default"/>
        <w:lang w:val="fr-FR" w:eastAsia="en-US" w:bidi="ar-SA"/>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8" w15:restartNumberingAfterBreak="0">
    <w:nsid w:val="2B9942F0"/>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9" w15:restartNumberingAfterBreak="0">
    <w:nsid w:val="36866A50"/>
    <w:multiLevelType w:val="hybridMultilevel"/>
    <w:tmpl w:val="AF26B3AA"/>
    <w:lvl w:ilvl="0" w:tplc="10000001">
      <w:start w:val="1"/>
      <w:numFmt w:val="bullet"/>
      <w:lvlText w:val=""/>
      <w:lvlJc w:val="left"/>
      <w:pPr>
        <w:ind w:left="1158" w:hanging="360"/>
      </w:pPr>
      <w:rPr>
        <w:rFonts w:ascii="Symbol" w:hAnsi="Symbol" w:hint="default"/>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0" w15:restartNumberingAfterBreak="0">
    <w:nsid w:val="3C204B4A"/>
    <w:multiLevelType w:val="hybridMultilevel"/>
    <w:tmpl w:val="A642AEFE"/>
    <w:lvl w:ilvl="0" w:tplc="10000001">
      <w:start w:val="1"/>
      <w:numFmt w:val="bullet"/>
      <w:lvlText w:val=""/>
      <w:lvlJc w:val="left"/>
      <w:pPr>
        <w:ind w:left="1158" w:hanging="360"/>
      </w:pPr>
      <w:rPr>
        <w:rFonts w:ascii="Symbol" w:hAnsi="Symbol" w:cs="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1" w15:restartNumberingAfterBreak="0">
    <w:nsid w:val="44BA5872"/>
    <w:multiLevelType w:val="hybridMultilevel"/>
    <w:tmpl w:val="C9AA35A6"/>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2" w15:restartNumberingAfterBreak="0">
    <w:nsid w:val="4BC93529"/>
    <w:multiLevelType w:val="hybridMultilevel"/>
    <w:tmpl w:val="6E6A6104"/>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3" w15:restartNumberingAfterBreak="0">
    <w:nsid w:val="4E5677B4"/>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14" w15:restartNumberingAfterBreak="0">
    <w:nsid w:val="504C2D19"/>
    <w:multiLevelType w:val="hybridMultilevel"/>
    <w:tmpl w:val="02585786"/>
    <w:lvl w:ilvl="0" w:tplc="10000003">
      <w:start w:val="1"/>
      <w:numFmt w:val="bullet"/>
      <w:lvlText w:val="o"/>
      <w:lvlJc w:val="left"/>
      <w:pPr>
        <w:ind w:left="1878"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2E805328">
      <w:numFmt w:val="bullet"/>
      <w:lvlText w:val="–"/>
      <w:lvlJc w:val="left"/>
      <w:pPr>
        <w:ind w:left="2160" w:hanging="360"/>
      </w:pPr>
      <w:rPr>
        <w:rFonts w:ascii="Times New Roman" w:eastAsia="Times New Roman" w:hAnsi="Times New Roman" w:cs="Times New Roman"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3202AB2"/>
    <w:multiLevelType w:val="hybridMultilevel"/>
    <w:tmpl w:val="28220552"/>
    <w:lvl w:ilvl="0" w:tplc="10000001">
      <w:start w:val="1"/>
      <w:numFmt w:val="bullet"/>
      <w:lvlText w:val=""/>
      <w:lvlJc w:val="left"/>
      <w:pPr>
        <w:ind w:left="1158" w:hanging="360"/>
      </w:pPr>
      <w:rPr>
        <w:rFonts w:ascii="Symbol" w:hAnsi="Symbol" w:hint="default"/>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6" w15:restartNumberingAfterBreak="0">
    <w:nsid w:val="53633397"/>
    <w:multiLevelType w:val="hybridMultilevel"/>
    <w:tmpl w:val="D67C0C88"/>
    <w:lvl w:ilvl="0" w:tplc="74323F88">
      <w:start w:val="9"/>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A72A26"/>
    <w:multiLevelType w:val="hybridMultilevel"/>
    <w:tmpl w:val="74B259F2"/>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6F6513A"/>
    <w:multiLevelType w:val="multilevel"/>
    <w:tmpl w:val="B88E9FD6"/>
    <w:lvl w:ilvl="0">
      <w:start w:val="1"/>
      <w:numFmt w:val="decimal"/>
      <w:lvlText w:val="%1."/>
      <w:lvlJc w:val="left"/>
      <w:pPr>
        <w:ind w:left="772" w:hanging="334"/>
      </w:pPr>
      <w:rPr>
        <w:rFonts w:ascii="Caladea" w:eastAsia="Caladea" w:hAnsi="Caladea" w:cs="Caladea" w:hint="default"/>
        <w:b/>
        <w:bCs/>
        <w:color w:val="0D0D0D"/>
        <w:w w:val="99"/>
        <w:sz w:val="32"/>
        <w:szCs w:val="32"/>
        <w:lang w:val="fr-FR" w:eastAsia="en-US" w:bidi="ar-SA"/>
      </w:rPr>
    </w:lvl>
    <w:lvl w:ilvl="1">
      <w:start w:val="1"/>
      <w:numFmt w:val="decimal"/>
      <w:lvlText w:val="%1.%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19" w15:restartNumberingAfterBreak="0">
    <w:nsid w:val="66825D1F"/>
    <w:multiLevelType w:val="hybridMultilevel"/>
    <w:tmpl w:val="0CB262F2"/>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20" w15:restartNumberingAfterBreak="0">
    <w:nsid w:val="701078B7"/>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21" w15:restartNumberingAfterBreak="0">
    <w:nsid w:val="7C620A7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num w:numId="1">
    <w:abstractNumId w:val="2"/>
  </w:num>
  <w:num w:numId="2">
    <w:abstractNumId w:val="3"/>
  </w:num>
  <w:num w:numId="3">
    <w:abstractNumId w:val="20"/>
  </w:num>
  <w:num w:numId="4">
    <w:abstractNumId w:val="18"/>
  </w:num>
  <w:num w:numId="5">
    <w:abstractNumId w:val="9"/>
  </w:num>
  <w:num w:numId="6">
    <w:abstractNumId w:val="15"/>
  </w:num>
  <w:num w:numId="7">
    <w:abstractNumId w:val="17"/>
  </w:num>
  <w:num w:numId="8">
    <w:abstractNumId w:val="1"/>
  </w:num>
  <w:num w:numId="9">
    <w:abstractNumId w:val="10"/>
  </w:num>
  <w:num w:numId="10">
    <w:abstractNumId w:val="12"/>
  </w:num>
  <w:num w:numId="11">
    <w:abstractNumId w:val="11"/>
  </w:num>
  <w:num w:numId="12">
    <w:abstractNumId w:val="14"/>
  </w:num>
  <w:num w:numId="13">
    <w:abstractNumId w:val="19"/>
  </w:num>
  <w:num w:numId="14">
    <w:abstractNumId w:val="13"/>
  </w:num>
  <w:num w:numId="15">
    <w:abstractNumId w:val="7"/>
  </w:num>
  <w:num w:numId="16">
    <w:abstractNumId w:val="0"/>
  </w:num>
  <w:num w:numId="17">
    <w:abstractNumId w:val="6"/>
  </w:num>
  <w:num w:numId="18">
    <w:abstractNumId w:val="21"/>
  </w:num>
  <w:num w:numId="19">
    <w:abstractNumId w:val="8"/>
  </w:num>
  <w:num w:numId="20">
    <w:abstractNumId w:val="16"/>
  </w:num>
  <w:num w:numId="21">
    <w:abstractNumId w:val="5"/>
  </w:num>
  <w:num w:numId="22">
    <w:abstractNumId w:val="4"/>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S">
    <w15:presenceInfo w15:providerId="None" w15:userId="P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8F2"/>
    <w:rsid w:val="00016880"/>
    <w:rsid w:val="00020504"/>
    <w:rsid w:val="00024777"/>
    <w:rsid w:val="00030EE7"/>
    <w:rsid w:val="0003389D"/>
    <w:rsid w:val="000345C7"/>
    <w:rsid w:val="00037C35"/>
    <w:rsid w:val="000446F9"/>
    <w:rsid w:val="00045C15"/>
    <w:rsid w:val="00047E28"/>
    <w:rsid w:val="000516C2"/>
    <w:rsid w:val="000520C6"/>
    <w:rsid w:val="0005243C"/>
    <w:rsid w:val="0005752B"/>
    <w:rsid w:val="0005758D"/>
    <w:rsid w:val="0006268D"/>
    <w:rsid w:val="00063524"/>
    <w:rsid w:val="00065A86"/>
    <w:rsid w:val="00072033"/>
    <w:rsid w:val="00084238"/>
    <w:rsid w:val="00084E0C"/>
    <w:rsid w:val="0008712F"/>
    <w:rsid w:val="000918B3"/>
    <w:rsid w:val="00091CFA"/>
    <w:rsid w:val="00092372"/>
    <w:rsid w:val="0009433C"/>
    <w:rsid w:val="000A3DD4"/>
    <w:rsid w:val="000A5B58"/>
    <w:rsid w:val="000A7F3C"/>
    <w:rsid w:val="000B0030"/>
    <w:rsid w:val="000B0436"/>
    <w:rsid w:val="000B3478"/>
    <w:rsid w:val="000B64E7"/>
    <w:rsid w:val="000C10F6"/>
    <w:rsid w:val="000C28D9"/>
    <w:rsid w:val="000D5971"/>
    <w:rsid w:val="000E20DA"/>
    <w:rsid w:val="000E572B"/>
    <w:rsid w:val="000E5F89"/>
    <w:rsid w:val="000F2448"/>
    <w:rsid w:val="000F2AF7"/>
    <w:rsid w:val="000F30E7"/>
    <w:rsid w:val="000F79F5"/>
    <w:rsid w:val="00102E29"/>
    <w:rsid w:val="00104E5D"/>
    <w:rsid w:val="00106EAA"/>
    <w:rsid w:val="001074FC"/>
    <w:rsid w:val="0011064A"/>
    <w:rsid w:val="001116EB"/>
    <w:rsid w:val="00111B1E"/>
    <w:rsid w:val="001125E1"/>
    <w:rsid w:val="00116C7C"/>
    <w:rsid w:val="001175CF"/>
    <w:rsid w:val="00130CB5"/>
    <w:rsid w:val="00137A81"/>
    <w:rsid w:val="00137AF7"/>
    <w:rsid w:val="00141CA1"/>
    <w:rsid w:val="00154A1F"/>
    <w:rsid w:val="00154C75"/>
    <w:rsid w:val="00156E3C"/>
    <w:rsid w:val="00160CD4"/>
    <w:rsid w:val="00172B0F"/>
    <w:rsid w:val="00173A91"/>
    <w:rsid w:val="001755FB"/>
    <w:rsid w:val="00175CCB"/>
    <w:rsid w:val="00184BE2"/>
    <w:rsid w:val="00185978"/>
    <w:rsid w:val="001900B2"/>
    <w:rsid w:val="00196C8B"/>
    <w:rsid w:val="00197578"/>
    <w:rsid w:val="001A3F9F"/>
    <w:rsid w:val="001A4EF2"/>
    <w:rsid w:val="001A54D1"/>
    <w:rsid w:val="001A6567"/>
    <w:rsid w:val="001A6B03"/>
    <w:rsid w:val="001A7FDE"/>
    <w:rsid w:val="001B07BE"/>
    <w:rsid w:val="001B28F2"/>
    <w:rsid w:val="001B3A4A"/>
    <w:rsid w:val="001D67D3"/>
    <w:rsid w:val="001D6E47"/>
    <w:rsid w:val="001F088E"/>
    <w:rsid w:val="00200ED5"/>
    <w:rsid w:val="00207D0F"/>
    <w:rsid w:val="00212A77"/>
    <w:rsid w:val="00213EAA"/>
    <w:rsid w:val="00222819"/>
    <w:rsid w:val="0022558E"/>
    <w:rsid w:val="002258B1"/>
    <w:rsid w:val="00225BC4"/>
    <w:rsid w:val="00226784"/>
    <w:rsid w:val="0025434E"/>
    <w:rsid w:val="002567B2"/>
    <w:rsid w:val="00270903"/>
    <w:rsid w:val="0028171D"/>
    <w:rsid w:val="0029311E"/>
    <w:rsid w:val="00294277"/>
    <w:rsid w:val="002949EA"/>
    <w:rsid w:val="002953E6"/>
    <w:rsid w:val="00295A43"/>
    <w:rsid w:val="002A4197"/>
    <w:rsid w:val="002A4255"/>
    <w:rsid w:val="002A538D"/>
    <w:rsid w:val="002A7812"/>
    <w:rsid w:val="002B5DAE"/>
    <w:rsid w:val="002C1053"/>
    <w:rsid w:val="002C43F7"/>
    <w:rsid w:val="002C5907"/>
    <w:rsid w:val="002C6561"/>
    <w:rsid w:val="002C7AD1"/>
    <w:rsid w:val="002D0C53"/>
    <w:rsid w:val="002D27E3"/>
    <w:rsid w:val="002D37C4"/>
    <w:rsid w:val="002D7BFD"/>
    <w:rsid w:val="002E0AFF"/>
    <w:rsid w:val="002E1016"/>
    <w:rsid w:val="002E73B7"/>
    <w:rsid w:val="00305C50"/>
    <w:rsid w:val="00306D39"/>
    <w:rsid w:val="00307941"/>
    <w:rsid w:val="00315DF1"/>
    <w:rsid w:val="003171D5"/>
    <w:rsid w:val="003243CB"/>
    <w:rsid w:val="003316D6"/>
    <w:rsid w:val="00333056"/>
    <w:rsid w:val="00334719"/>
    <w:rsid w:val="003353BB"/>
    <w:rsid w:val="003376BA"/>
    <w:rsid w:val="00340E9A"/>
    <w:rsid w:val="0034478D"/>
    <w:rsid w:val="00344D9E"/>
    <w:rsid w:val="0035246D"/>
    <w:rsid w:val="0035458A"/>
    <w:rsid w:val="00374612"/>
    <w:rsid w:val="00381B17"/>
    <w:rsid w:val="00383E2D"/>
    <w:rsid w:val="003915E0"/>
    <w:rsid w:val="00391620"/>
    <w:rsid w:val="00394916"/>
    <w:rsid w:val="003A0FE3"/>
    <w:rsid w:val="003A1EC6"/>
    <w:rsid w:val="003A77B0"/>
    <w:rsid w:val="003B22D2"/>
    <w:rsid w:val="003B2B86"/>
    <w:rsid w:val="003B6DD9"/>
    <w:rsid w:val="003B7010"/>
    <w:rsid w:val="003D7737"/>
    <w:rsid w:val="003E7075"/>
    <w:rsid w:val="003F12A6"/>
    <w:rsid w:val="004014A7"/>
    <w:rsid w:val="00413207"/>
    <w:rsid w:val="00417DFC"/>
    <w:rsid w:val="004203CC"/>
    <w:rsid w:val="0042560E"/>
    <w:rsid w:val="0042722F"/>
    <w:rsid w:val="004312BE"/>
    <w:rsid w:val="00433859"/>
    <w:rsid w:val="0043572D"/>
    <w:rsid w:val="00435E39"/>
    <w:rsid w:val="004368BE"/>
    <w:rsid w:val="00437A6C"/>
    <w:rsid w:val="0044324D"/>
    <w:rsid w:val="00454207"/>
    <w:rsid w:val="00455055"/>
    <w:rsid w:val="00455790"/>
    <w:rsid w:val="00465F27"/>
    <w:rsid w:val="00467050"/>
    <w:rsid w:val="00471A28"/>
    <w:rsid w:val="004729A6"/>
    <w:rsid w:val="00475271"/>
    <w:rsid w:val="00485042"/>
    <w:rsid w:val="004901E0"/>
    <w:rsid w:val="004934C7"/>
    <w:rsid w:val="00494155"/>
    <w:rsid w:val="00496AA1"/>
    <w:rsid w:val="004A06C1"/>
    <w:rsid w:val="004A18B8"/>
    <w:rsid w:val="004B2640"/>
    <w:rsid w:val="004B4544"/>
    <w:rsid w:val="004C2FA9"/>
    <w:rsid w:val="004D0A64"/>
    <w:rsid w:val="004D314C"/>
    <w:rsid w:val="004F00A8"/>
    <w:rsid w:val="00500B56"/>
    <w:rsid w:val="00506E9E"/>
    <w:rsid w:val="00521E3F"/>
    <w:rsid w:val="00522DAA"/>
    <w:rsid w:val="00527109"/>
    <w:rsid w:val="00530616"/>
    <w:rsid w:val="005312F3"/>
    <w:rsid w:val="005359C0"/>
    <w:rsid w:val="00541365"/>
    <w:rsid w:val="00544213"/>
    <w:rsid w:val="00544BC6"/>
    <w:rsid w:val="00544ECE"/>
    <w:rsid w:val="005541AA"/>
    <w:rsid w:val="00555B26"/>
    <w:rsid w:val="005571CF"/>
    <w:rsid w:val="00561C3F"/>
    <w:rsid w:val="00563E8D"/>
    <w:rsid w:val="00570E39"/>
    <w:rsid w:val="00571D70"/>
    <w:rsid w:val="0057307B"/>
    <w:rsid w:val="00573E2E"/>
    <w:rsid w:val="00576026"/>
    <w:rsid w:val="005816AD"/>
    <w:rsid w:val="005820DA"/>
    <w:rsid w:val="00584220"/>
    <w:rsid w:val="00585333"/>
    <w:rsid w:val="005862AC"/>
    <w:rsid w:val="005868B1"/>
    <w:rsid w:val="0059194C"/>
    <w:rsid w:val="005A24A0"/>
    <w:rsid w:val="005A2AB5"/>
    <w:rsid w:val="005C1165"/>
    <w:rsid w:val="005C1F49"/>
    <w:rsid w:val="005C2BD5"/>
    <w:rsid w:val="005D27C2"/>
    <w:rsid w:val="005D76A1"/>
    <w:rsid w:val="005E01C5"/>
    <w:rsid w:val="005F446B"/>
    <w:rsid w:val="005F46C7"/>
    <w:rsid w:val="005F49C1"/>
    <w:rsid w:val="005F507E"/>
    <w:rsid w:val="005F5A44"/>
    <w:rsid w:val="005F5EF9"/>
    <w:rsid w:val="0060183F"/>
    <w:rsid w:val="00602625"/>
    <w:rsid w:val="00604223"/>
    <w:rsid w:val="00612D0E"/>
    <w:rsid w:val="00612E3C"/>
    <w:rsid w:val="006144DF"/>
    <w:rsid w:val="00620C72"/>
    <w:rsid w:val="006215F9"/>
    <w:rsid w:val="00630010"/>
    <w:rsid w:val="006373B0"/>
    <w:rsid w:val="00637FFC"/>
    <w:rsid w:val="00641EF6"/>
    <w:rsid w:val="00644C8A"/>
    <w:rsid w:val="00644E12"/>
    <w:rsid w:val="00644F99"/>
    <w:rsid w:val="00645FF1"/>
    <w:rsid w:val="00650FBE"/>
    <w:rsid w:val="00651B00"/>
    <w:rsid w:val="0065503E"/>
    <w:rsid w:val="006564A2"/>
    <w:rsid w:val="006575AD"/>
    <w:rsid w:val="00657638"/>
    <w:rsid w:val="00661E7A"/>
    <w:rsid w:val="0066379C"/>
    <w:rsid w:val="00665CF1"/>
    <w:rsid w:val="00672ADB"/>
    <w:rsid w:val="00674E33"/>
    <w:rsid w:val="00675475"/>
    <w:rsid w:val="0068022B"/>
    <w:rsid w:val="0068730F"/>
    <w:rsid w:val="00691550"/>
    <w:rsid w:val="00691AA9"/>
    <w:rsid w:val="00694653"/>
    <w:rsid w:val="006952F9"/>
    <w:rsid w:val="006A3586"/>
    <w:rsid w:val="006C457A"/>
    <w:rsid w:val="006C53B4"/>
    <w:rsid w:val="006D0742"/>
    <w:rsid w:val="006D2958"/>
    <w:rsid w:val="006D65EC"/>
    <w:rsid w:val="006E2F12"/>
    <w:rsid w:val="006E76D7"/>
    <w:rsid w:val="006F0125"/>
    <w:rsid w:val="006F0874"/>
    <w:rsid w:val="006F08BB"/>
    <w:rsid w:val="006F41BF"/>
    <w:rsid w:val="006F4C79"/>
    <w:rsid w:val="00700AD1"/>
    <w:rsid w:val="00705310"/>
    <w:rsid w:val="007108C6"/>
    <w:rsid w:val="00716A93"/>
    <w:rsid w:val="00722DB4"/>
    <w:rsid w:val="00730902"/>
    <w:rsid w:val="00730C58"/>
    <w:rsid w:val="00730C82"/>
    <w:rsid w:val="00734F34"/>
    <w:rsid w:val="0073593D"/>
    <w:rsid w:val="00744C7A"/>
    <w:rsid w:val="007467F4"/>
    <w:rsid w:val="00746868"/>
    <w:rsid w:val="00746C96"/>
    <w:rsid w:val="007526E7"/>
    <w:rsid w:val="0075352F"/>
    <w:rsid w:val="00761268"/>
    <w:rsid w:val="00764181"/>
    <w:rsid w:val="00765C9F"/>
    <w:rsid w:val="007679A7"/>
    <w:rsid w:val="007717E7"/>
    <w:rsid w:val="00774D32"/>
    <w:rsid w:val="007809B0"/>
    <w:rsid w:val="0078175D"/>
    <w:rsid w:val="007847B0"/>
    <w:rsid w:val="00787344"/>
    <w:rsid w:val="00787747"/>
    <w:rsid w:val="007A0136"/>
    <w:rsid w:val="007A4768"/>
    <w:rsid w:val="007A4E4D"/>
    <w:rsid w:val="007B2E8E"/>
    <w:rsid w:val="007B4AB9"/>
    <w:rsid w:val="007B5627"/>
    <w:rsid w:val="007B7311"/>
    <w:rsid w:val="007C0719"/>
    <w:rsid w:val="007C26C7"/>
    <w:rsid w:val="007C3849"/>
    <w:rsid w:val="007D6159"/>
    <w:rsid w:val="007E59F8"/>
    <w:rsid w:val="007E7869"/>
    <w:rsid w:val="007F3BB2"/>
    <w:rsid w:val="007F406A"/>
    <w:rsid w:val="007F6CEB"/>
    <w:rsid w:val="0080147C"/>
    <w:rsid w:val="00802449"/>
    <w:rsid w:val="0080289E"/>
    <w:rsid w:val="00802CE1"/>
    <w:rsid w:val="00820362"/>
    <w:rsid w:val="00820A57"/>
    <w:rsid w:val="0082311E"/>
    <w:rsid w:val="008256CC"/>
    <w:rsid w:val="008307B3"/>
    <w:rsid w:val="0083207B"/>
    <w:rsid w:val="00832D25"/>
    <w:rsid w:val="00835500"/>
    <w:rsid w:val="008363FF"/>
    <w:rsid w:val="00844087"/>
    <w:rsid w:val="00846B0B"/>
    <w:rsid w:val="008630FB"/>
    <w:rsid w:val="0087095F"/>
    <w:rsid w:val="0087622A"/>
    <w:rsid w:val="00883C9F"/>
    <w:rsid w:val="0088477A"/>
    <w:rsid w:val="0088780F"/>
    <w:rsid w:val="008A10D4"/>
    <w:rsid w:val="008A7321"/>
    <w:rsid w:val="008B1A87"/>
    <w:rsid w:val="008B3B70"/>
    <w:rsid w:val="008B4E55"/>
    <w:rsid w:val="008B558C"/>
    <w:rsid w:val="008B74EC"/>
    <w:rsid w:val="008C2B82"/>
    <w:rsid w:val="008D09F2"/>
    <w:rsid w:val="008D1528"/>
    <w:rsid w:val="008D39F6"/>
    <w:rsid w:val="008D3C44"/>
    <w:rsid w:val="008D44D8"/>
    <w:rsid w:val="008D7069"/>
    <w:rsid w:val="008E067A"/>
    <w:rsid w:val="008E0AD4"/>
    <w:rsid w:val="008E35A5"/>
    <w:rsid w:val="008E4F0B"/>
    <w:rsid w:val="008F0A10"/>
    <w:rsid w:val="008F21FC"/>
    <w:rsid w:val="008F656B"/>
    <w:rsid w:val="00902B95"/>
    <w:rsid w:val="00906BE3"/>
    <w:rsid w:val="00912D2A"/>
    <w:rsid w:val="00920612"/>
    <w:rsid w:val="0092485D"/>
    <w:rsid w:val="00930858"/>
    <w:rsid w:val="00934FED"/>
    <w:rsid w:val="0094125C"/>
    <w:rsid w:val="0094179F"/>
    <w:rsid w:val="009448FF"/>
    <w:rsid w:val="00952263"/>
    <w:rsid w:val="009535E7"/>
    <w:rsid w:val="009575F5"/>
    <w:rsid w:val="00957BD2"/>
    <w:rsid w:val="009614AA"/>
    <w:rsid w:val="00967223"/>
    <w:rsid w:val="00971E58"/>
    <w:rsid w:val="00981520"/>
    <w:rsid w:val="00981523"/>
    <w:rsid w:val="009817B8"/>
    <w:rsid w:val="0098397D"/>
    <w:rsid w:val="00983E33"/>
    <w:rsid w:val="0098482F"/>
    <w:rsid w:val="0099327B"/>
    <w:rsid w:val="009A2E8F"/>
    <w:rsid w:val="009B299E"/>
    <w:rsid w:val="009B38D7"/>
    <w:rsid w:val="009C2306"/>
    <w:rsid w:val="009D00DB"/>
    <w:rsid w:val="009D6AA2"/>
    <w:rsid w:val="009E0F81"/>
    <w:rsid w:val="009E16E1"/>
    <w:rsid w:val="009E5EBA"/>
    <w:rsid w:val="009E61C9"/>
    <w:rsid w:val="009E67CC"/>
    <w:rsid w:val="009F39F0"/>
    <w:rsid w:val="00A01C53"/>
    <w:rsid w:val="00A05AEE"/>
    <w:rsid w:val="00A069EF"/>
    <w:rsid w:val="00A14226"/>
    <w:rsid w:val="00A1602F"/>
    <w:rsid w:val="00A16D8C"/>
    <w:rsid w:val="00A17400"/>
    <w:rsid w:val="00A2401A"/>
    <w:rsid w:val="00A2587B"/>
    <w:rsid w:val="00A47476"/>
    <w:rsid w:val="00A50436"/>
    <w:rsid w:val="00A542BB"/>
    <w:rsid w:val="00A6270F"/>
    <w:rsid w:val="00A64FA6"/>
    <w:rsid w:val="00A71FD7"/>
    <w:rsid w:val="00A763DF"/>
    <w:rsid w:val="00A80367"/>
    <w:rsid w:val="00A80E6E"/>
    <w:rsid w:val="00A81D98"/>
    <w:rsid w:val="00A825B5"/>
    <w:rsid w:val="00A83268"/>
    <w:rsid w:val="00A87911"/>
    <w:rsid w:val="00A91BA6"/>
    <w:rsid w:val="00A93660"/>
    <w:rsid w:val="00AA2EDE"/>
    <w:rsid w:val="00AA60BB"/>
    <w:rsid w:val="00AB18C9"/>
    <w:rsid w:val="00AB2985"/>
    <w:rsid w:val="00AB6932"/>
    <w:rsid w:val="00AC10A5"/>
    <w:rsid w:val="00AC4FE8"/>
    <w:rsid w:val="00AC5AC0"/>
    <w:rsid w:val="00AC6D66"/>
    <w:rsid w:val="00AC7146"/>
    <w:rsid w:val="00AC7472"/>
    <w:rsid w:val="00AD66C2"/>
    <w:rsid w:val="00AE61AB"/>
    <w:rsid w:val="00AE6620"/>
    <w:rsid w:val="00AF106E"/>
    <w:rsid w:val="00AF3F18"/>
    <w:rsid w:val="00B057F2"/>
    <w:rsid w:val="00B1151C"/>
    <w:rsid w:val="00B11A0C"/>
    <w:rsid w:val="00B14CE4"/>
    <w:rsid w:val="00B161FC"/>
    <w:rsid w:val="00B22914"/>
    <w:rsid w:val="00B264F4"/>
    <w:rsid w:val="00B3096A"/>
    <w:rsid w:val="00B3112E"/>
    <w:rsid w:val="00B3223B"/>
    <w:rsid w:val="00B34BC6"/>
    <w:rsid w:val="00B37EA5"/>
    <w:rsid w:val="00B42BB8"/>
    <w:rsid w:val="00B43107"/>
    <w:rsid w:val="00B51E07"/>
    <w:rsid w:val="00B530CB"/>
    <w:rsid w:val="00B55681"/>
    <w:rsid w:val="00B64A3E"/>
    <w:rsid w:val="00B71152"/>
    <w:rsid w:val="00B74045"/>
    <w:rsid w:val="00B77272"/>
    <w:rsid w:val="00B8386B"/>
    <w:rsid w:val="00B85E5B"/>
    <w:rsid w:val="00B873E7"/>
    <w:rsid w:val="00B87895"/>
    <w:rsid w:val="00B915C4"/>
    <w:rsid w:val="00B92567"/>
    <w:rsid w:val="00B97887"/>
    <w:rsid w:val="00BA1DC2"/>
    <w:rsid w:val="00BA20A8"/>
    <w:rsid w:val="00BA2EE7"/>
    <w:rsid w:val="00BA4733"/>
    <w:rsid w:val="00BA6D47"/>
    <w:rsid w:val="00BA74E6"/>
    <w:rsid w:val="00BA7A33"/>
    <w:rsid w:val="00BB0B0B"/>
    <w:rsid w:val="00BB6F13"/>
    <w:rsid w:val="00BC1590"/>
    <w:rsid w:val="00BC1B7A"/>
    <w:rsid w:val="00BC1CB1"/>
    <w:rsid w:val="00BC2CBC"/>
    <w:rsid w:val="00BD29D2"/>
    <w:rsid w:val="00BD3250"/>
    <w:rsid w:val="00BD4DF0"/>
    <w:rsid w:val="00BE1378"/>
    <w:rsid w:val="00BE798A"/>
    <w:rsid w:val="00BF4B11"/>
    <w:rsid w:val="00C02596"/>
    <w:rsid w:val="00C04364"/>
    <w:rsid w:val="00C1098E"/>
    <w:rsid w:val="00C141D3"/>
    <w:rsid w:val="00C1615B"/>
    <w:rsid w:val="00C21102"/>
    <w:rsid w:val="00C2374E"/>
    <w:rsid w:val="00C31492"/>
    <w:rsid w:val="00C32FE9"/>
    <w:rsid w:val="00C3724D"/>
    <w:rsid w:val="00C41014"/>
    <w:rsid w:val="00C4233F"/>
    <w:rsid w:val="00C519CC"/>
    <w:rsid w:val="00C524CC"/>
    <w:rsid w:val="00C5340B"/>
    <w:rsid w:val="00C637E7"/>
    <w:rsid w:val="00C642AF"/>
    <w:rsid w:val="00C75196"/>
    <w:rsid w:val="00C75F24"/>
    <w:rsid w:val="00C8199F"/>
    <w:rsid w:val="00C81F4E"/>
    <w:rsid w:val="00C83FCA"/>
    <w:rsid w:val="00C84EF6"/>
    <w:rsid w:val="00C85585"/>
    <w:rsid w:val="00C911D0"/>
    <w:rsid w:val="00C9701A"/>
    <w:rsid w:val="00CA4ACA"/>
    <w:rsid w:val="00CB63BA"/>
    <w:rsid w:val="00CC030C"/>
    <w:rsid w:val="00CC030F"/>
    <w:rsid w:val="00CC0C1E"/>
    <w:rsid w:val="00CC40A5"/>
    <w:rsid w:val="00CC460E"/>
    <w:rsid w:val="00CD1447"/>
    <w:rsid w:val="00CE040D"/>
    <w:rsid w:val="00CE4BF9"/>
    <w:rsid w:val="00CE5A84"/>
    <w:rsid w:val="00CF3AF9"/>
    <w:rsid w:val="00CF4226"/>
    <w:rsid w:val="00CF667F"/>
    <w:rsid w:val="00CF6BE9"/>
    <w:rsid w:val="00CF79B3"/>
    <w:rsid w:val="00D14258"/>
    <w:rsid w:val="00D178A2"/>
    <w:rsid w:val="00D2028A"/>
    <w:rsid w:val="00D22BA4"/>
    <w:rsid w:val="00D257A3"/>
    <w:rsid w:val="00D274A7"/>
    <w:rsid w:val="00D3252C"/>
    <w:rsid w:val="00D42CD5"/>
    <w:rsid w:val="00D518DC"/>
    <w:rsid w:val="00D53990"/>
    <w:rsid w:val="00D55565"/>
    <w:rsid w:val="00D60682"/>
    <w:rsid w:val="00D84D61"/>
    <w:rsid w:val="00D905D0"/>
    <w:rsid w:val="00D90626"/>
    <w:rsid w:val="00D9685E"/>
    <w:rsid w:val="00D96E2A"/>
    <w:rsid w:val="00DA1F41"/>
    <w:rsid w:val="00DA3881"/>
    <w:rsid w:val="00DA444D"/>
    <w:rsid w:val="00DA452A"/>
    <w:rsid w:val="00DB1E67"/>
    <w:rsid w:val="00DB6315"/>
    <w:rsid w:val="00DB7C0D"/>
    <w:rsid w:val="00DC19D5"/>
    <w:rsid w:val="00DC1F7F"/>
    <w:rsid w:val="00DD0616"/>
    <w:rsid w:val="00DD075E"/>
    <w:rsid w:val="00DE02CD"/>
    <w:rsid w:val="00DE1D54"/>
    <w:rsid w:val="00DF3DE7"/>
    <w:rsid w:val="00DF6407"/>
    <w:rsid w:val="00E0052F"/>
    <w:rsid w:val="00E02DD1"/>
    <w:rsid w:val="00E039FE"/>
    <w:rsid w:val="00E050E0"/>
    <w:rsid w:val="00E0578D"/>
    <w:rsid w:val="00E07EBE"/>
    <w:rsid w:val="00E14CD2"/>
    <w:rsid w:val="00E162EA"/>
    <w:rsid w:val="00E212BE"/>
    <w:rsid w:val="00E2151F"/>
    <w:rsid w:val="00E227E5"/>
    <w:rsid w:val="00E234DE"/>
    <w:rsid w:val="00E25744"/>
    <w:rsid w:val="00E3112B"/>
    <w:rsid w:val="00E31BFD"/>
    <w:rsid w:val="00E37536"/>
    <w:rsid w:val="00E3763A"/>
    <w:rsid w:val="00E37E4F"/>
    <w:rsid w:val="00E42D51"/>
    <w:rsid w:val="00E5006C"/>
    <w:rsid w:val="00E53707"/>
    <w:rsid w:val="00E57109"/>
    <w:rsid w:val="00E62ABB"/>
    <w:rsid w:val="00E64561"/>
    <w:rsid w:val="00E647ED"/>
    <w:rsid w:val="00E65394"/>
    <w:rsid w:val="00E66EB3"/>
    <w:rsid w:val="00E7401B"/>
    <w:rsid w:val="00E81609"/>
    <w:rsid w:val="00E82D55"/>
    <w:rsid w:val="00E874A8"/>
    <w:rsid w:val="00E92C48"/>
    <w:rsid w:val="00EA0624"/>
    <w:rsid w:val="00EA7AC5"/>
    <w:rsid w:val="00EB1E7A"/>
    <w:rsid w:val="00EB5172"/>
    <w:rsid w:val="00EB79E8"/>
    <w:rsid w:val="00EC012C"/>
    <w:rsid w:val="00EC7188"/>
    <w:rsid w:val="00ED0C9A"/>
    <w:rsid w:val="00ED1E75"/>
    <w:rsid w:val="00ED2909"/>
    <w:rsid w:val="00ED2F96"/>
    <w:rsid w:val="00ED3E73"/>
    <w:rsid w:val="00ED55C0"/>
    <w:rsid w:val="00ED6C19"/>
    <w:rsid w:val="00EE0454"/>
    <w:rsid w:val="00EF07BA"/>
    <w:rsid w:val="00EF2EFF"/>
    <w:rsid w:val="00EF4AAB"/>
    <w:rsid w:val="00F00EB0"/>
    <w:rsid w:val="00F06B8E"/>
    <w:rsid w:val="00F07299"/>
    <w:rsid w:val="00F112D6"/>
    <w:rsid w:val="00F2021F"/>
    <w:rsid w:val="00F244AD"/>
    <w:rsid w:val="00F250DE"/>
    <w:rsid w:val="00F26772"/>
    <w:rsid w:val="00F27001"/>
    <w:rsid w:val="00F3223A"/>
    <w:rsid w:val="00F335AF"/>
    <w:rsid w:val="00F35AF5"/>
    <w:rsid w:val="00F36C9C"/>
    <w:rsid w:val="00F423FA"/>
    <w:rsid w:val="00F42497"/>
    <w:rsid w:val="00F42F57"/>
    <w:rsid w:val="00F43FE7"/>
    <w:rsid w:val="00F502C6"/>
    <w:rsid w:val="00F539D6"/>
    <w:rsid w:val="00F6025B"/>
    <w:rsid w:val="00F60EEF"/>
    <w:rsid w:val="00F61055"/>
    <w:rsid w:val="00F6495A"/>
    <w:rsid w:val="00F663F6"/>
    <w:rsid w:val="00F7593E"/>
    <w:rsid w:val="00F76EA2"/>
    <w:rsid w:val="00F77A18"/>
    <w:rsid w:val="00F830CD"/>
    <w:rsid w:val="00F84082"/>
    <w:rsid w:val="00F84EFE"/>
    <w:rsid w:val="00F85CAB"/>
    <w:rsid w:val="00F8731D"/>
    <w:rsid w:val="00FA04DE"/>
    <w:rsid w:val="00FA15EC"/>
    <w:rsid w:val="00FA2749"/>
    <w:rsid w:val="00FA52FF"/>
    <w:rsid w:val="00FA6F57"/>
    <w:rsid w:val="00FB52A6"/>
    <w:rsid w:val="00FB5990"/>
    <w:rsid w:val="00FD04DC"/>
    <w:rsid w:val="00FD39F6"/>
    <w:rsid w:val="00FD4485"/>
    <w:rsid w:val="00FE7195"/>
    <w:rsid w:val="00FF0FB0"/>
    <w:rsid w:val="00FF25D1"/>
    <w:rsid w:val="00FF2783"/>
    <w:rsid w:val="00FF519C"/>
    <w:rsid w:val="00FF6A6C"/>
    <w:rsid w:val="00FF7A6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49554"/>
  <w15:docId w15:val="{EA936349-889B-47DA-AD25-19030FB3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75"/>
      <w:ind w:left="1574" w:right="1585"/>
      <w:jc w:val="center"/>
      <w:outlineLvl w:val="0"/>
    </w:pPr>
    <w:rPr>
      <w:rFonts w:ascii="Caladea" w:eastAsia="Caladea" w:hAnsi="Caladea" w:cs="Caladea"/>
      <w:b/>
      <w:bCs/>
      <w:sz w:val="40"/>
      <w:szCs w:val="40"/>
    </w:rPr>
  </w:style>
  <w:style w:type="paragraph" w:styleId="Titre2">
    <w:name w:val="heading 2"/>
    <w:basedOn w:val="Normal"/>
    <w:uiPriority w:val="9"/>
    <w:unhideWhenUsed/>
    <w:qFormat/>
    <w:pPr>
      <w:ind w:left="772"/>
      <w:outlineLvl w:val="1"/>
    </w:pPr>
    <w:rPr>
      <w:rFonts w:ascii="Caladea" w:eastAsia="Caladea" w:hAnsi="Caladea" w:cs="Caladea"/>
      <w:b/>
      <w:bCs/>
      <w:sz w:val="32"/>
      <w:szCs w:val="32"/>
    </w:rPr>
  </w:style>
  <w:style w:type="paragraph" w:styleId="Titre3">
    <w:name w:val="heading 3"/>
    <w:basedOn w:val="Normal"/>
    <w:uiPriority w:val="9"/>
    <w:unhideWhenUsed/>
    <w:qFormat/>
    <w:pPr>
      <w:ind w:left="961" w:hanging="525"/>
      <w:outlineLvl w:val="2"/>
    </w:pPr>
    <w:rPr>
      <w:rFonts w:ascii="Caladea" w:eastAsia="Caladea" w:hAnsi="Caladea" w:cs="Caladea"/>
      <w:b/>
      <w:bCs/>
      <w:sz w:val="28"/>
      <w:szCs w:val="28"/>
    </w:rPr>
  </w:style>
  <w:style w:type="paragraph" w:styleId="Titre4">
    <w:name w:val="heading 4"/>
    <w:basedOn w:val="Normal"/>
    <w:uiPriority w:val="9"/>
    <w:unhideWhenUsed/>
    <w:qFormat/>
    <w:pPr>
      <w:ind w:left="1158" w:hanging="361"/>
      <w:outlineLvl w:val="3"/>
    </w:pPr>
    <w:rPr>
      <w:rFonts w:ascii="Caladea" w:eastAsia="Caladea" w:hAnsi="Caladea" w:cs="Caladea"/>
      <w:b/>
      <w:bCs/>
      <w:sz w:val="24"/>
      <w:szCs w:val="24"/>
    </w:rPr>
  </w:style>
  <w:style w:type="paragraph" w:styleId="Titre5">
    <w:name w:val="heading 5"/>
    <w:basedOn w:val="Normal"/>
    <w:next w:val="Normal"/>
    <w:link w:val="Titre5Car"/>
    <w:uiPriority w:val="9"/>
    <w:unhideWhenUsed/>
    <w:qFormat/>
    <w:rsid w:val="00AB2985"/>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61"/>
      <w:ind w:left="436"/>
    </w:pPr>
    <w:rPr>
      <w:b/>
      <w:bCs/>
      <w:sz w:val="24"/>
      <w:szCs w:val="24"/>
    </w:rPr>
  </w:style>
  <w:style w:type="paragraph" w:styleId="TM2">
    <w:name w:val="toc 2"/>
    <w:basedOn w:val="Normal"/>
    <w:uiPriority w:val="39"/>
    <w:qFormat/>
    <w:pPr>
      <w:spacing w:before="161"/>
      <w:ind w:left="676" w:hanging="241"/>
    </w:pPr>
    <w:rPr>
      <w:sz w:val="24"/>
      <w:szCs w:val="24"/>
    </w:rPr>
  </w:style>
  <w:style w:type="paragraph" w:styleId="TM3">
    <w:name w:val="toc 3"/>
    <w:basedOn w:val="Normal"/>
    <w:uiPriority w:val="39"/>
    <w:qFormat/>
    <w:pPr>
      <w:spacing w:before="160"/>
      <w:ind w:left="1043" w:hanging="387"/>
    </w:pPr>
  </w:style>
  <w:style w:type="paragraph" w:styleId="TM4">
    <w:name w:val="toc 4"/>
    <w:basedOn w:val="Normal"/>
    <w:uiPriority w:val="39"/>
    <w:qFormat/>
    <w:pPr>
      <w:spacing w:before="34"/>
      <w:ind w:left="1376" w:hanging="502"/>
    </w:pPr>
    <w:rPr>
      <w:sz w:val="20"/>
      <w:szCs w:val="20"/>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1158" w:hanging="361"/>
    </w:pPr>
  </w:style>
  <w:style w:type="paragraph" w:customStyle="1" w:styleId="TableParagraph">
    <w:name w:val="Table Paragraph"/>
    <w:basedOn w:val="Normal"/>
    <w:uiPriority w:val="1"/>
    <w:qFormat/>
  </w:style>
  <w:style w:type="paragraph" w:customStyle="1" w:styleId="zeta">
    <w:name w:val="zeta"/>
    <w:basedOn w:val="Normal"/>
    <w:rsid w:val="006F0125"/>
    <w:pPr>
      <w:widowControl/>
      <w:autoSpaceDE/>
      <w:autoSpaceDN/>
      <w:spacing w:before="100" w:beforeAutospacing="1" w:after="100" w:afterAutospacing="1"/>
    </w:pPr>
    <w:rPr>
      <w:sz w:val="24"/>
      <w:szCs w:val="24"/>
    </w:rPr>
  </w:style>
  <w:style w:type="character" w:customStyle="1" w:styleId="link-wrapper">
    <w:name w:val="link-wrapper"/>
    <w:basedOn w:val="Policepardfaut"/>
    <w:rsid w:val="006F0125"/>
  </w:style>
  <w:style w:type="paragraph" w:styleId="NormalWeb">
    <w:name w:val="Normal (Web)"/>
    <w:basedOn w:val="Normal"/>
    <w:uiPriority w:val="99"/>
    <w:unhideWhenUsed/>
    <w:rsid w:val="00644F99"/>
    <w:pPr>
      <w:widowControl/>
      <w:autoSpaceDE/>
      <w:autoSpaceDN/>
      <w:spacing w:before="100" w:beforeAutospacing="1" w:after="100" w:afterAutospacing="1"/>
    </w:pPr>
    <w:rPr>
      <w:sz w:val="24"/>
      <w:szCs w:val="24"/>
    </w:rPr>
  </w:style>
  <w:style w:type="character" w:styleId="Lienhypertexte">
    <w:name w:val="Hyperlink"/>
    <w:basedOn w:val="Policepardfaut"/>
    <w:uiPriority w:val="99"/>
    <w:unhideWhenUsed/>
    <w:rsid w:val="00E25744"/>
    <w:rPr>
      <w:color w:val="0000FF"/>
      <w:u w:val="single"/>
    </w:rPr>
  </w:style>
  <w:style w:type="character" w:styleId="lev">
    <w:name w:val="Strong"/>
    <w:basedOn w:val="Policepardfaut"/>
    <w:uiPriority w:val="22"/>
    <w:qFormat/>
    <w:rsid w:val="00ED3E73"/>
    <w:rPr>
      <w:b/>
      <w:bCs/>
    </w:rPr>
  </w:style>
  <w:style w:type="paragraph" w:customStyle="1" w:styleId="Default">
    <w:name w:val="Default"/>
    <w:rsid w:val="00FA52FF"/>
    <w:pPr>
      <w:widowControl/>
      <w:adjustRightInd w:val="0"/>
    </w:pPr>
    <w:rPr>
      <w:rFonts w:ascii="Calibri" w:hAnsi="Calibri" w:cs="Calibri"/>
      <w:color w:val="000000"/>
      <w:sz w:val="24"/>
      <w:szCs w:val="24"/>
    </w:rPr>
  </w:style>
  <w:style w:type="character" w:styleId="Accentuation">
    <w:name w:val="Emphasis"/>
    <w:basedOn w:val="Policepardfaut"/>
    <w:uiPriority w:val="20"/>
    <w:qFormat/>
    <w:rsid w:val="005359C0"/>
    <w:rPr>
      <w:i/>
      <w:iCs/>
    </w:rPr>
  </w:style>
  <w:style w:type="character" w:customStyle="1" w:styleId="at-label">
    <w:name w:val="at-label"/>
    <w:basedOn w:val="Policepardfaut"/>
    <w:rsid w:val="005541AA"/>
  </w:style>
  <w:style w:type="paragraph" w:customStyle="1" w:styleId="Lgende1">
    <w:name w:val="Légende1"/>
    <w:basedOn w:val="Normal"/>
    <w:rsid w:val="007B4AB9"/>
    <w:pPr>
      <w:widowControl/>
      <w:autoSpaceDE/>
      <w:autoSpaceDN/>
      <w:spacing w:before="100" w:beforeAutospacing="1" w:after="100" w:afterAutospacing="1"/>
    </w:pPr>
    <w:rPr>
      <w:sz w:val="24"/>
      <w:szCs w:val="24"/>
    </w:rPr>
  </w:style>
  <w:style w:type="character" w:customStyle="1" w:styleId="s1">
    <w:name w:val="s1"/>
    <w:basedOn w:val="Policepardfaut"/>
    <w:rsid w:val="00B530CB"/>
  </w:style>
  <w:style w:type="character" w:customStyle="1" w:styleId="normaltextrun">
    <w:name w:val="normaltextrun"/>
    <w:basedOn w:val="Policepardfaut"/>
    <w:rsid w:val="00C5340B"/>
  </w:style>
  <w:style w:type="character" w:customStyle="1" w:styleId="eop">
    <w:name w:val="eop"/>
    <w:basedOn w:val="Policepardfaut"/>
    <w:rsid w:val="00C5340B"/>
  </w:style>
  <w:style w:type="paragraph" w:customStyle="1" w:styleId="paragraph">
    <w:name w:val="paragraph"/>
    <w:basedOn w:val="Normal"/>
    <w:rsid w:val="00691AA9"/>
    <w:pPr>
      <w:widowControl/>
      <w:autoSpaceDE/>
      <w:autoSpaceDN/>
      <w:spacing w:before="100" w:beforeAutospacing="1" w:after="100" w:afterAutospacing="1"/>
    </w:pPr>
    <w:rPr>
      <w:sz w:val="24"/>
      <w:szCs w:val="24"/>
    </w:rPr>
  </w:style>
  <w:style w:type="character" w:customStyle="1" w:styleId="tabchar">
    <w:name w:val="tabchar"/>
    <w:basedOn w:val="Policepardfaut"/>
    <w:rsid w:val="00D14258"/>
  </w:style>
  <w:style w:type="character" w:customStyle="1" w:styleId="Titre5Car">
    <w:name w:val="Titre 5 Car"/>
    <w:basedOn w:val="Policepardfaut"/>
    <w:link w:val="Titre5"/>
    <w:uiPriority w:val="9"/>
    <w:rsid w:val="00AB2985"/>
    <w:rPr>
      <w:rFonts w:asciiTheme="majorHAnsi" w:eastAsiaTheme="majorEastAsia" w:hAnsiTheme="majorHAnsi" w:cstheme="majorBidi"/>
      <w:color w:val="365F91" w:themeColor="accent1" w:themeShade="BF"/>
      <w:lang w:val="fr-FR"/>
    </w:rPr>
  </w:style>
  <w:style w:type="character" w:customStyle="1" w:styleId="seosummary">
    <w:name w:val="seosummary"/>
    <w:basedOn w:val="Policepardfaut"/>
    <w:rsid w:val="000F30E7"/>
  </w:style>
  <w:style w:type="character" w:customStyle="1" w:styleId="lang-en">
    <w:name w:val="lang-en"/>
    <w:basedOn w:val="Policepardfaut"/>
    <w:rsid w:val="00F250DE"/>
  </w:style>
  <w:style w:type="character" w:customStyle="1" w:styleId="api">
    <w:name w:val="api"/>
    <w:basedOn w:val="Policepardfaut"/>
    <w:rsid w:val="008B3B70"/>
  </w:style>
  <w:style w:type="character" w:customStyle="1" w:styleId="CorpsdetexteCar">
    <w:name w:val="Corps de texte Car"/>
    <w:basedOn w:val="Policepardfaut"/>
    <w:link w:val="Corpsdetexte"/>
    <w:uiPriority w:val="1"/>
    <w:rsid w:val="001A54D1"/>
    <w:rPr>
      <w:rFonts w:ascii="Times New Roman" w:eastAsia="Times New Roman" w:hAnsi="Times New Roman" w:cs="Times New Roman"/>
      <w:sz w:val="24"/>
      <w:szCs w:val="24"/>
      <w:lang w:val="fr-FR"/>
    </w:rPr>
  </w:style>
  <w:style w:type="character" w:customStyle="1" w:styleId="highlight">
    <w:name w:val="highlight"/>
    <w:basedOn w:val="Policepardfaut"/>
    <w:rsid w:val="00CD1447"/>
  </w:style>
  <w:style w:type="paragraph" w:styleId="En-tte">
    <w:name w:val="header"/>
    <w:basedOn w:val="Normal"/>
    <w:link w:val="En-tteCar"/>
    <w:uiPriority w:val="99"/>
    <w:unhideWhenUsed/>
    <w:rsid w:val="00832D25"/>
    <w:pPr>
      <w:tabs>
        <w:tab w:val="center" w:pos="4513"/>
        <w:tab w:val="right" w:pos="9026"/>
      </w:tabs>
    </w:pPr>
  </w:style>
  <w:style w:type="character" w:customStyle="1" w:styleId="En-tteCar">
    <w:name w:val="En-tête Car"/>
    <w:basedOn w:val="Policepardfaut"/>
    <w:link w:val="En-tte"/>
    <w:uiPriority w:val="99"/>
    <w:rsid w:val="00832D25"/>
    <w:rPr>
      <w:rFonts w:ascii="Times New Roman" w:eastAsia="Times New Roman" w:hAnsi="Times New Roman" w:cs="Times New Roman"/>
      <w:lang w:val="fr-FR"/>
    </w:rPr>
  </w:style>
  <w:style w:type="paragraph" w:styleId="Pieddepage">
    <w:name w:val="footer"/>
    <w:basedOn w:val="Normal"/>
    <w:link w:val="PieddepageCar"/>
    <w:uiPriority w:val="99"/>
    <w:unhideWhenUsed/>
    <w:rsid w:val="00832D25"/>
    <w:pPr>
      <w:tabs>
        <w:tab w:val="center" w:pos="4513"/>
        <w:tab w:val="right" w:pos="9026"/>
      </w:tabs>
    </w:pPr>
  </w:style>
  <w:style w:type="character" w:customStyle="1" w:styleId="PieddepageCar">
    <w:name w:val="Pied de page Car"/>
    <w:basedOn w:val="Policepardfaut"/>
    <w:link w:val="Pieddepage"/>
    <w:uiPriority w:val="99"/>
    <w:rsid w:val="00832D25"/>
    <w:rPr>
      <w:rFonts w:ascii="Times New Roman" w:eastAsia="Times New Roman" w:hAnsi="Times New Roman" w:cs="Times New Roman"/>
      <w:lang w:val="fr-FR"/>
    </w:rPr>
  </w:style>
  <w:style w:type="table" w:styleId="Grilledutableau">
    <w:name w:val="Table Grid"/>
    <w:basedOn w:val="TableauNormal"/>
    <w:uiPriority w:val="59"/>
    <w:rsid w:val="00620C72"/>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rrowlist">
    <w:name w:val="arrow_list"/>
    <w:basedOn w:val="Normal"/>
    <w:rsid w:val="005C1F49"/>
    <w:pPr>
      <w:widowControl/>
      <w:autoSpaceDE/>
      <w:autoSpaceDN/>
      <w:spacing w:before="100" w:beforeAutospacing="1" w:after="100" w:afterAutospacing="1"/>
    </w:pPr>
    <w:rPr>
      <w:sz w:val="24"/>
      <w:szCs w:val="24"/>
    </w:rPr>
  </w:style>
  <w:style w:type="paragraph" w:customStyle="1" w:styleId="disclist">
    <w:name w:val="disc_list"/>
    <w:basedOn w:val="Normal"/>
    <w:rsid w:val="005C1F49"/>
    <w:pPr>
      <w:widowControl/>
      <w:autoSpaceDE/>
      <w:autoSpaceDN/>
      <w:spacing w:before="100" w:beforeAutospacing="1" w:after="100" w:afterAutospacing="1"/>
    </w:pPr>
    <w:rPr>
      <w:sz w:val="24"/>
      <w:szCs w:val="24"/>
    </w:rPr>
  </w:style>
  <w:style w:type="paragraph" w:styleId="Lgende">
    <w:name w:val="caption"/>
    <w:basedOn w:val="Normal"/>
    <w:next w:val="Normal"/>
    <w:uiPriority w:val="35"/>
    <w:unhideWhenUsed/>
    <w:qFormat/>
    <w:rsid w:val="00C83FCA"/>
    <w:pPr>
      <w:spacing w:after="200"/>
    </w:pPr>
    <w:rPr>
      <w:i/>
      <w:iCs/>
      <w:color w:val="1F497D" w:themeColor="text2"/>
      <w:sz w:val="18"/>
      <w:szCs w:val="18"/>
    </w:rPr>
  </w:style>
  <w:style w:type="paragraph" w:styleId="En-ttedetabledesmatires">
    <w:name w:val="TOC Heading"/>
    <w:basedOn w:val="Titre1"/>
    <w:next w:val="Normal"/>
    <w:uiPriority w:val="39"/>
    <w:unhideWhenUsed/>
    <w:qFormat/>
    <w:rsid w:val="001A3F9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desillustrations">
    <w:name w:val="table of figures"/>
    <w:basedOn w:val="Normal"/>
    <w:next w:val="Normal"/>
    <w:uiPriority w:val="99"/>
    <w:unhideWhenUsed/>
    <w:rsid w:val="00413207"/>
  </w:style>
  <w:style w:type="paragraph" w:customStyle="1" w:styleId="Style1">
    <w:name w:val="Style1"/>
    <w:basedOn w:val="Normal"/>
    <w:link w:val="Style1Car"/>
    <w:qFormat/>
    <w:rsid w:val="00433859"/>
    <w:pPr>
      <w:spacing w:before="101"/>
      <w:ind w:left="1079" w:right="1086"/>
      <w:jc w:val="center"/>
    </w:pPr>
    <w:rPr>
      <w:rFonts w:ascii="Caladea" w:hAnsi="Caladea"/>
      <w:b/>
      <w:color w:val="0D0D0D"/>
      <w:sz w:val="70"/>
    </w:rPr>
  </w:style>
  <w:style w:type="character" w:customStyle="1" w:styleId="Style1Car">
    <w:name w:val="Style1 Car"/>
    <w:basedOn w:val="CorpsdetexteCar"/>
    <w:link w:val="Style1"/>
    <w:rsid w:val="00433859"/>
    <w:rPr>
      <w:rFonts w:ascii="Caladea" w:eastAsia="Times New Roman" w:hAnsi="Caladea" w:cs="Times New Roman"/>
      <w:b/>
      <w:color w:val="0D0D0D"/>
      <w:sz w:val="70"/>
      <w:szCs w:val="24"/>
      <w:lang w:val="fr-FR"/>
    </w:rPr>
  </w:style>
  <w:style w:type="character" w:styleId="Marquedecommentaire">
    <w:name w:val="annotation reference"/>
    <w:basedOn w:val="Policepardfaut"/>
    <w:uiPriority w:val="99"/>
    <w:semiHidden/>
    <w:unhideWhenUsed/>
    <w:rsid w:val="0087095F"/>
    <w:rPr>
      <w:sz w:val="16"/>
      <w:szCs w:val="16"/>
    </w:rPr>
  </w:style>
  <w:style w:type="paragraph" w:styleId="Commentaire">
    <w:name w:val="annotation text"/>
    <w:basedOn w:val="Normal"/>
    <w:link w:val="CommentaireCar"/>
    <w:uiPriority w:val="99"/>
    <w:semiHidden/>
    <w:unhideWhenUsed/>
    <w:rsid w:val="0087095F"/>
    <w:rPr>
      <w:sz w:val="20"/>
      <w:szCs w:val="20"/>
    </w:rPr>
  </w:style>
  <w:style w:type="character" w:customStyle="1" w:styleId="CommentaireCar">
    <w:name w:val="Commentaire Car"/>
    <w:basedOn w:val="Policepardfaut"/>
    <w:link w:val="Commentaire"/>
    <w:uiPriority w:val="99"/>
    <w:semiHidden/>
    <w:rsid w:val="0087095F"/>
    <w:rPr>
      <w:rFonts w:ascii="Times New Roman" w:eastAsia="Times New Roman" w:hAnsi="Times New Roman" w:cs="Times New Roman"/>
      <w:sz w:val="20"/>
      <w:szCs w:val="20"/>
      <w:lang w:val="fr-FR"/>
    </w:rPr>
  </w:style>
  <w:style w:type="paragraph" w:styleId="Objetducommentaire">
    <w:name w:val="annotation subject"/>
    <w:basedOn w:val="Commentaire"/>
    <w:next w:val="Commentaire"/>
    <w:link w:val="ObjetducommentaireCar"/>
    <w:uiPriority w:val="99"/>
    <w:semiHidden/>
    <w:unhideWhenUsed/>
    <w:rsid w:val="0087095F"/>
    <w:rPr>
      <w:b/>
      <w:bCs/>
    </w:rPr>
  </w:style>
  <w:style w:type="character" w:customStyle="1" w:styleId="ObjetducommentaireCar">
    <w:name w:val="Objet du commentaire Car"/>
    <w:basedOn w:val="CommentaireCar"/>
    <w:link w:val="Objetducommentaire"/>
    <w:uiPriority w:val="99"/>
    <w:semiHidden/>
    <w:rsid w:val="0087095F"/>
    <w:rPr>
      <w:rFonts w:ascii="Times New Roman" w:eastAsia="Times New Roman" w:hAnsi="Times New Roman" w:cs="Times New Roman"/>
      <w:b/>
      <w:bCs/>
      <w:sz w:val="20"/>
      <w:szCs w:val="20"/>
      <w:lang w:val="fr-FR"/>
    </w:rPr>
  </w:style>
  <w:style w:type="paragraph" w:styleId="Textedebulles">
    <w:name w:val="Balloon Text"/>
    <w:basedOn w:val="Normal"/>
    <w:link w:val="TextedebullesCar"/>
    <w:uiPriority w:val="99"/>
    <w:semiHidden/>
    <w:unhideWhenUsed/>
    <w:rsid w:val="0087095F"/>
    <w:rPr>
      <w:rFonts w:ascii="Segoe UI" w:hAnsi="Segoe UI" w:cs="Segoe UI"/>
      <w:sz w:val="18"/>
      <w:szCs w:val="18"/>
    </w:rPr>
  </w:style>
  <w:style w:type="character" w:customStyle="1" w:styleId="TextedebullesCar">
    <w:name w:val="Texte de bulles Car"/>
    <w:basedOn w:val="Policepardfaut"/>
    <w:link w:val="Textedebulles"/>
    <w:uiPriority w:val="99"/>
    <w:semiHidden/>
    <w:rsid w:val="0087095F"/>
    <w:rPr>
      <w:rFonts w:ascii="Segoe UI" w:eastAsia="Times New Roman" w:hAnsi="Segoe UI" w:cs="Segoe UI"/>
      <w:sz w:val="18"/>
      <w:szCs w:val="18"/>
      <w:lang w:val="fr-FR"/>
    </w:rPr>
  </w:style>
  <w:style w:type="paragraph" w:styleId="Rvision">
    <w:name w:val="Revision"/>
    <w:hidden/>
    <w:uiPriority w:val="99"/>
    <w:semiHidden/>
    <w:rsid w:val="000F79F5"/>
    <w:pPr>
      <w:widowControl/>
      <w:autoSpaceDE/>
      <w:autoSpaceDN/>
    </w:pPr>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64022">
      <w:bodyDiv w:val="1"/>
      <w:marLeft w:val="0"/>
      <w:marRight w:val="0"/>
      <w:marTop w:val="0"/>
      <w:marBottom w:val="0"/>
      <w:divBdr>
        <w:top w:val="none" w:sz="0" w:space="0" w:color="auto"/>
        <w:left w:val="none" w:sz="0" w:space="0" w:color="auto"/>
        <w:bottom w:val="none" w:sz="0" w:space="0" w:color="auto"/>
        <w:right w:val="none" w:sz="0" w:space="0" w:color="auto"/>
      </w:divBdr>
    </w:div>
    <w:div w:id="113525161">
      <w:bodyDiv w:val="1"/>
      <w:marLeft w:val="0"/>
      <w:marRight w:val="0"/>
      <w:marTop w:val="0"/>
      <w:marBottom w:val="0"/>
      <w:divBdr>
        <w:top w:val="none" w:sz="0" w:space="0" w:color="auto"/>
        <w:left w:val="none" w:sz="0" w:space="0" w:color="auto"/>
        <w:bottom w:val="none" w:sz="0" w:space="0" w:color="auto"/>
        <w:right w:val="none" w:sz="0" w:space="0" w:color="auto"/>
      </w:divBdr>
    </w:div>
    <w:div w:id="119152820">
      <w:bodyDiv w:val="1"/>
      <w:marLeft w:val="0"/>
      <w:marRight w:val="0"/>
      <w:marTop w:val="0"/>
      <w:marBottom w:val="0"/>
      <w:divBdr>
        <w:top w:val="none" w:sz="0" w:space="0" w:color="auto"/>
        <w:left w:val="none" w:sz="0" w:space="0" w:color="auto"/>
        <w:bottom w:val="none" w:sz="0" w:space="0" w:color="auto"/>
        <w:right w:val="none" w:sz="0" w:space="0" w:color="auto"/>
      </w:divBdr>
    </w:div>
    <w:div w:id="230972659">
      <w:bodyDiv w:val="1"/>
      <w:marLeft w:val="0"/>
      <w:marRight w:val="0"/>
      <w:marTop w:val="0"/>
      <w:marBottom w:val="0"/>
      <w:divBdr>
        <w:top w:val="none" w:sz="0" w:space="0" w:color="auto"/>
        <w:left w:val="none" w:sz="0" w:space="0" w:color="auto"/>
        <w:bottom w:val="none" w:sz="0" w:space="0" w:color="auto"/>
        <w:right w:val="none" w:sz="0" w:space="0" w:color="auto"/>
      </w:divBdr>
    </w:div>
    <w:div w:id="245119040">
      <w:bodyDiv w:val="1"/>
      <w:marLeft w:val="0"/>
      <w:marRight w:val="0"/>
      <w:marTop w:val="0"/>
      <w:marBottom w:val="0"/>
      <w:divBdr>
        <w:top w:val="none" w:sz="0" w:space="0" w:color="auto"/>
        <w:left w:val="none" w:sz="0" w:space="0" w:color="auto"/>
        <w:bottom w:val="none" w:sz="0" w:space="0" w:color="auto"/>
        <w:right w:val="none" w:sz="0" w:space="0" w:color="auto"/>
      </w:divBdr>
    </w:div>
    <w:div w:id="248470364">
      <w:bodyDiv w:val="1"/>
      <w:marLeft w:val="0"/>
      <w:marRight w:val="0"/>
      <w:marTop w:val="0"/>
      <w:marBottom w:val="0"/>
      <w:divBdr>
        <w:top w:val="none" w:sz="0" w:space="0" w:color="auto"/>
        <w:left w:val="none" w:sz="0" w:space="0" w:color="auto"/>
        <w:bottom w:val="none" w:sz="0" w:space="0" w:color="auto"/>
        <w:right w:val="none" w:sz="0" w:space="0" w:color="auto"/>
      </w:divBdr>
      <w:divsChild>
        <w:div w:id="23540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990658">
      <w:bodyDiv w:val="1"/>
      <w:marLeft w:val="0"/>
      <w:marRight w:val="0"/>
      <w:marTop w:val="0"/>
      <w:marBottom w:val="0"/>
      <w:divBdr>
        <w:top w:val="none" w:sz="0" w:space="0" w:color="auto"/>
        <w:left w:val="none" w:sz="0" w:space="0" w:color="auto"/>
        <w:bottom w:val="none" w:sz="0" w:space="0" w:color="auto"/>
        <w:right w:val="none" w:sz="0" w:space="0" w:color="auto"/>
      </w:divBdr>
    </w:div>
    <w:div w:id="284700354">
      <w:bodyDiv w:val="1"/>
      <w:marLeft w:val="0"/>
      <w:marRight w:val="0"/>
      <w:marTop w:val="0"/>
      <w:marBottom w:val="0"/>
      <w:divBdr>
        <w:top w:val="none" w:sz="0" w:space="0" w:color="auto"/>
        <w:left w:val="none" w:sz="0" w:space="0" w:color="auto"/>
        <w:bottom w:val="none" w:sz="0" w:space="0" w:color="auto"/>
        <w:right w:val="none" w:sz="0" w:space="0" w:color="auto"/>
      </w:divBdr>
      <w:divsChild>
        <w:div w:id="797532502">
          <w:marLeft w:val="0"/>
          <w:marRight w:val="0"/>
          <w:marTop w:val="0"/>
          <w:marBottom w:val="0"/>
          <w:divBdr>
            <w:top w:val="none" w:sz="0" w:space="0" w:color="auto"/>
            <w:left w:val="none" w:sz="0" w:space="0" w:color="auto"/>
            <w:bottom w:val="none" w:sz="0" w:space="0" w:color="auto"/>
            <w:right w:val="none" w:sz="0" w:space="0" w:color="auto"/>
          </w:divBdr>
        </w:div>
        <w:div w:id="1448886640">
          <w:marLeft w:val="0"/>
          <w:marRight w:val="0"/>
          <w:marTop w:val="0"/>
          <w:marBottom w:val="0"/>
          <w:divBdr>
            <w:top w:val="none" w:sz="0" w:space="0" w:color="auto"/>
            <w:left w:val="none" w:sz="0" w:space="0" w:color="auto"/>
            <w:bottom w:val="none" w:sz="0" w:space="0" w:color="auto"/>
            <w:right w:val="none" w:sz="0" w:space="0" w:color="auto"/>
          </w:divBdr>
        </w:div>
      </w:divsChild>
    </w:div>
    <w:div w:id="380371368">
      <w:bodyDiv w:val="1"/>
      <w:marLeft w:val="0"/>
      <w:marRight w:val="0"/>
      <w:marTop w:val="0"/>
      <w:marBottom w:val="0"/>
      <w:divBdr>
        <w:top w:val="none" w:sz="0" w:space="0" w:color="auto"/>
        <w:left w:val="none" w:sz="0" w:space="0" w:color="auto"/>
        <w:bottom w:val="none" w:sz="0" w:space="0" w:color="auto"/>
        <w:right w:val="none" w:sz="0" w:space="0" w:color="auto"/>
      </w:divBdr>
    </w:div>
    <w:div w:id="392896224">
      <w:bodyDiv w:val="1"/>
      <w:marLeft w:val="0"/>
      <w:marRight w:val="0"/>
      <w:marTop w:val="0"/>
      <w:marBottom w:val="0"/>
      <w:divBdr>
        <w:top w:val="none" w:sz="0" w:space="0" w:color="auto"/>
        <w:left w:val="none" w:sz="0" w:space="0" w:color="auto"/>
        <w:bottom w:val="none" w:sz="0" w:space="0" w:color="auto"/>
        <w:right w:val="none" w:sz="0" w:space="0" w:color="auto"/>
      </w:divBdr>
    </w:div>
    <w:div w:id="397366485">
      <w:bodyDiv w:val="1"/>
      <w:marLeft w:val="0"/>
      <w:marRight w:val="0"/>
      <w:marTop w:val="0"/>
      <w:marBottom w:val="0"/>
      <w:divBdr>
        <w:top w:val="none" w:sz="0" w:space="0" w:color="auto"/>
        <w:left w:val="none" w:sz="0" w:space="0" w:color="auto"/>
        <w:bottom w:val="none" w:sz="0" w:space="0" w:color="auto"/>
        <w:right w:val="none" w:sz="0" w:space="0" w:color="auto"/>
      </w:divBdr>
      <w:divsChild>
        <w:div w:id="641154109">
          <w:marLeft w:val="0"/>
          <w:marRight w:val="0"/>
          <w:marTop w:val="0"/>
          <w:marBottom w:val="0"/>
          <w:divBdr>
            <w:top w:val="none" w:sz="0" w:space="0" w:color="auto"/>
            <w:left w:val="none" w:sz="0" w:space="0" w:color="auto"/>
            <w:bottom w:val="none" w:sz="0" w:space="0" w:color="auto"/>
            <w:right w:val="none" w:sz="0" w:space="0" w:color="auto"/>
          </w:divBdr>
          <w:divsChild>
            <w:div w:id="64960494">
              <w:marLeft w:val="0"/>
              <w:marRight w:val="0"/>
              <w:marTop w:val="0"/>
              <w:marBottom w:val="0"/>
              <w:divBdr>
                <w:top w:val="none" w:sz="0" w:space="0" w:color="auto"/>
                <w:left w:val="none" w:sz="0" w:space="0" w:color="auto"/>
                <w:bottom w:val="none" w:sz="0" w:space="0" w:color="auto"/>
                <w:right w:val="none" w:sz="0" w:space="0" w:color="auto"/>
              </w:divBdr>
            </w:div>
            <w:div w:id="390036349">
              <w:marLeft w:val="0"/>
              <w:marRight w:val="0"/>
              <w:marTop w:val="0"/>
              <w:marBottom w:val="0"/>
              <w:divBdr>
                <w:top w:val="none" w:sz="0" w:space="0" w:color="auto"/>
                <w:left w:val="none" w:sz="0" w:space="0" w:color="auto"/>
                <w:bottom w:val="none" w:sz="0" w:space="0" w:color="auto"/>
                <w:right w:val="none" w:sz="0" w:space="0" w:color="auto"/>
              </w:divBdr>
            </w:div>
            <w:div w:id="704671728">
              <w:marLeft w:val="0"/>
              <w:marRight w:val="0"/>
              <w:marTop w:val="0"/>
              <w:marBottom w:val="0"/>
              <w:divBdr>
                <w:top w:val="none" w:sz="0" w:space="0" w:color="auto"/>
                <w:left w:val="none" w:sz="0" w:space="0" w:color="auto"/>
                <w:bottom w:val="none" w:sz="0" w:space="0" w:color="auto"/>
                <w:right w:val="none" w:sz="0" w:space="0" w:color="auto"/>
              </w:divBdr>
            </w:div>
            <w:div w:id="1030760641">
              <w:marLeft w:val="0"/>
              <w:marRight w:val="0"/>
              <w:marTop w:val="0"/>
              <w:marBottom w:val="0"/>
              <w:divBdr>
                <w:top w:val="none" w:sz="0" w:space="0" w:color="auto"/>
                <w:left w:val="none" w:sz="0" w:space="0" w:color="auto"/>
                <w:bottom w:val="none" w:sz="0" w:space="0" w:color="auto"/>
                <w:right w:val="none" w:sz="0" w:space="0" w:color="auto"/>
              </w:divBdr>
            </w:div>
            <w:div w:id="1898664892">
              <w:marLeft w:val="0"/>
              <w:marRight w:val="0"/>
              <w:marTop w:val="0"/>
              <w:marBottom w:val="0"/>
              <w:divBdr>
                <w:top w:val="none" w:sz="0" w:space="0" w:color="auto"/>
                <w:left w:val="none" w:sz="0" w:space="0" w:color="auto"/>
                <w:bottom w:val="none" w:sz="0" w:space="0" w:color="auto"/>
                <w:right w:val="none" w:sz="0" w:space="0" w:color="auto"/>
              </w:divBdr>
            </w:div>
          </w:divsChild>
        </w:div>
        <w:div w:id="1332876990">
          <w:marLeft w:val="0"/>
          <w:marRight w:val="0"/>
          <w:marTop w:val="0"/>
          <w:marBottom w:val="0"/>
          <w:divBdr>
            <w:top w:val="none" w:sz="0" w:space="0" w:color="auto"/>
            <w:left w:val="none" w:sz="0" w:space="0" w:color="auto"/>
            <w:bottom w:val="none" w:sz="0" w:space="0" w:color="auto"/>
            <w:right w:val="none" w:sz="0" w:space="0" w:color="auto"/>
          </w:divBdr>
          <w:divsChild>
            <w:div w:id="299967940">
              <w:marLeft w:val="0"/>
              <w:marRight w:val="0"/>
              <w:marTop w:val="0"/>
              <w:marBottom w:val="0"/>
              <w:divBdr>
                <w:top w:val="none" w:sz="0" w:space="0" w:color="auto"/>
                <w:left w:val="none" w:sz="0" w:space="0" w:color="auto"/>
                <w:bottom w:val="none" w:sz="0" w:space="0" w:color="auto"/>
                <w:right w:val="none" w:sz="0" w:space="0" w:color="auto"/>
              </w:divBdr>
            </w:div>
            <w:div w:id="1346515841">
              <w:marLeft w:val="0"/>
              <w:marRight w:val="0"/>
              <w:marTop w:val="0"/>
              <w:marBottom w:val="0"/>
              <w:divBdr>
                <w:top w:val="none" w:sz="0" w:space="0" w:color="auto"/>
                <w:left w:val="none" w:sz="0" w:space="0" w:color="auto"/>
                <w:bottom w:val="none" w:sz="0" w:space="0" w:color="auto"/>
                <w:right w:val="none" w:sz="0" w:space="0" w:color="auto"/>
              </w:divBdr>
            </w:div>
            <w:div w:id="2123919880">
              <w:marLeft w:val="0"/>
              <w:marRight w:val="0"/>
              <w:marTop w:val="0"/>
              <w:marBottom w:val="0"/>
              <w:divBdr>
                <w:top w:val="none" w:sz="0" w:space="0" w:color="auto"/>
                <w:left w:val="none" w:sz="0" w:space="0" w:color="auto"/>
                <w:bottom w:val="none" w:sz="0" w:space="0" w:color="auto"/>
                <w:right w:val="none" w:sz="0" w:space="0" w:color="auto"/>
              </w:divBdr>
            </w:div>
          </w:divsChild>
        </w:div>
        <w:div w:id="1705868023">
          <w:marLeft w:val="0"/>
          <w:marRight w:val="0"/>
          <w:marTop w:val="0"/>
          <w:marBottom w:val="0"/>
          <w:divBdr>
            <w:top w:val="none" w:sz="0" w:space="0" w:color="auto"/>
            <w:left w:val="none" w:sz="0" w:space="0" w:color="auto"/>
            <w:bottom w:val="none" w:sz="0" w:space="0" w:color="auto"/>
            <w:right w:val="none" w:sz="0" w:space="0" w:color="auto"/>
          </w:divBdr>
          <w:divsChild>
            <w:div w:id="66927179">
              <w:marLeft w:val="0"/>
              <w:marRight w:val="0"/>
              <w:marTop w:val="0"/>
              <w:marBottom w:val="0"/>
              <w:divBdr>
                <w:top w:val="none" w:sz="0" w:space="0" w:color="auto"/>
                <w:left w:val="none" w:sz="0" w:space="0" w:color="auto"/>
                <w:bottom w:val="none" w:sz="0" w:space="0" w:color="auto"/>
                <w:right w:val="none" w:sz="0" w:space="0" w:color="auto"/>
              </w:divBdr>
            </w:div>
            <w:div w:id="147287748">
              <w:marLeft w:val="0"/>
              <w:marRight w:val="0"/>
              <w:marTop w:val="0"/>
              <w:marBottom w:val="0"/>
              <w:divBdr>
                <w:top w:val="none" w:sz="0" w:space="0" w:color="auto"/>
                <w:left w:val="none" w:sz="0" w:space="0" w:color="auto"/>
                <w:bottom w:val="none" w:sz="0" w:space="0" w:color="auto"/>
                <w:right w:val="none" w:sz="0" w:space="0" w:color="auto"/>
              </w:divBdr>
            </w:div>
            <w:div w:id="1019235377">
              <w:marLeft w:val="0"/>
              <w:marRight w:val="0"/>
              <w:marTop w:val="0"/>
              <w:marBottom w:val="0"/>
              <w:divBdr>
                <w:top w:val="none" w:sz="0" w:space="0" w:color="auto"/>
                <w:left w:val="none" w:sz="0" w:space="0" w:color="auto"/>
                <w:bottom w:val="none" w:sz="0" w:space="0" w:color="auto"/>
                <w:right w:val="none" w:sz="0" w:space="0" w:color="auto"/>
              </w:divBdr>
            </w:div>
            <w:div w:id="2050379327">
              <w:marLeft w:val="0"/>
              <w:marRight w:val="0"/>
              <w:marTop w:val="0"/>
              <w:marBottom w:val="0"/>
              <w:divBdr>
                <w:top w:val="none" w:sz="0" w:space="0" w:color="auto"/>
                <w:left w:val="none" w:sz="0" w:space="0" w:color="auto"/>
                <w:bottom w:val="none" w:sz="0" w:space="0" w:color="auto"/>
                <w:right w:val="none" w:sz="0" w:space="0" w:color="auto"/>
              </w:divBdr>
            </w:div>
            <w:div w:id="2135369290">
              <w:marLeft w:val="0"/>
              <w:marRight w:val="0"/>
              <w:marTop w:val="0"/>
              <w:marBottom w:val="0"/>
              <w:divBdr>
                <w:top w:val="none" w:sz="0" w:space="0" w:color="auto"/>
                <w:left w:val="none" w:sz="0" w:space="0" w:color="auto"/>
                <w:bottom w:val="none" w:sz="0" w:space="0" w:color="auto"/>
                <w:right w:val="none" w:sz="0" w:space="0" w:color="auto"/>
              </w:divBdr>
            </w:div>
          </w:divsChild>
        </w:div>
        <w:div w:id="1974290675">
          <w:marLeft w:val="0"/>
          <w:marRight w:val="0"/>
          <w:marTop w:val="0"/>
          <w:marBottom w:val="0"/>
          <w:divBdr>
            <w:top w:val="none" w:sz="0" w:space="0" w:color="auto"/>
            <w:left w:val="none" w:sz="0" w:space="0" w:color="auto"/>
            <w:bottom w:val="none" w:sz="0" w:space="0" w:color="auto"/>
            <w:right w:val="none" w:sz="0" w:space="0" w:color="auto"/>
          </w:divBdr>
          <w:divsChild>
            <w:div w:id="465316180">
              <w:marLeft w:val="0"/>
              <w:marRight w:val="0"/>
              <w:marTop w:val="0"/>
              <w:marBottom w:val="0"/>
              <w:divBdr>
                <w:top w:val="none" w:sz="0" w:space="0" w:color="auto"/>
                <w:left w:val="none" w:sz="0" w:space="0" w:color="auto"/>
                <w:bottom w:val="none" w:sz="0" w:space="0" w:color="auto"/>
                <w:right w:val="none" w:sz="0" w:space="0" w:color="auto"/>
              </w:divBdr>
            </w:div>
            <w:div w:id="691806264">
              <w:marLeft w:val="0"/>
              <w:marRight w:val="0"/>
              <w:marTop w:val="0"/>
              <w:marBottom w:val="0"/>
              <w:divBdr>
                <w:top w:val="none" w:sz="0" w:space="0" w:color="auto"/>
                <w:left w:val="none" w:sz="0" w:space="0" w:color="auto"/>
                <w:bottom w:val="none" w:sz="0" w:space="0" w:color="auto"/>
                <w:right w:val="none" w:sz="0" w:space="0" w:color="auto"/>
              </w:divBdr>
            </w:div>
            <w:div w:id="697779575">
              <w:marLeft w:val="0"/>
              <w:marRight w:val="0"/>
              <w:marTop w:val="0"/>
              <w:marBottom w:val="0"/>
              <w:divBdr>
                <w:top w:val="none" w:sz="0" w:space="0" w:color="auto"/>
                <w:left w:val="none" w:sz="0" w:space="0" w:color="auto"/>
                <w:bottom w:val="none" w:sz="0" w:space="0" w:color="auto"/>
                <w:right w:val="none" w:sz="0" w:space="0" w:color="auto"/>
              </w:divBdr>
            </w:div>
            <w:div w:id="1887789944">
              <w:marLeft w:val="0"/>
              <w:marRight w:val="0"/>
              <w:marTop w:val="0"/>
              <w:marBottom w:val="0"/>
              <w:divBdr>
                <w:top w:val="none" w:sz="0" w:space="0" w:color="auto"/>
                <w:left w:val="none" w:sz="0" w:space="0" w:color="auto"/>
                <w:bottom w:val="none" w:sz="0" w:space="0" w:color="auto"/>
                <w:right w:val="none" w:sz="0" w:space="0" w:color="auto"/>
              </w:divBdr>
            </w:div>
            <w:div w:id="2134443081">
              <w:marLeft w:val="0"/>
              <w:marRight w:val="0"/>
              <w:marTop w:val="0"/>
              <w:marBottom w:val="0"/>
              <w:divBdr>
                <w:top w:val="none" w:sz="0" w:space="0" w:color="auto"/>
                <w:left w:val="none" w:sz="0" w:space="0" w:color="auto"/>
                <w:bottom w:val="none" w:sz="0" w:space="0" w:color="auto"/>
                <w:right w:val="none" w:sz="0" w:space="0" w:color="auto"/>
              </w:divBdr>
            </w:div>
          </w:divsChild>
        </w:div>
        <w:div w:id="2059011944">
          <w:marLeft w:val="0"/>
          <w:marRight w:val="0"/>
          <w:marTop w:val="0"/>
          <w:marBottom w:val="0"/>
          <w:divBdr>
            <w:top w:val="none" w:sz="0" w:space="0" w:color="auto"/>
            <w:left w:val="none" w:sz="0" w:space="0" w:color="auto"/>
            <w:bottom w:val="none" w:sz="0" w:space="0" w:color="auto"/>
            <w:right w:val="none" w:sz="0" w:space="0" w:color="auto"/>
          </w:divBdr>
          <w:divsChild>
            <w:div w:id="309286185">
              <w:marLeft w:val="0"/>
              <w:marRight w:val="0"/>
              <w:marTop w:val="0"/>
              <w:marBottom w:val="0"/>
              <w:divBdr>
                <w:top w:val="none" w:sz="0" w:space="0" w:color="auto"/>
                <w:left w:val="none" w:sz="0" w:space="0" w:color="auto"/>
                <w:bottom w:val="none" w:sz="0" w:space="0" w:color="auto"/>
                <w:right w:val="none" w:sz="0" w:space="0" w:color="auto"/>
              </w:divBdr>
            </w:div>
            <w:div w:id="3933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5876">
      <w:bodyDiv w:val="1"/>
      <w:marLeft w:val="0"/>
      <w:marRight w:val="0"/>
      <w:marTop w:val="0"/>
      <w:marBottom w:val="0"/>
      <w:divBdr>
        <w:top w:val="none" w:sz="0" w:space="0" w:color="auto"/>
        <w:left w:val="none" w:sz="0" w:space="0" w:color="auto"/>
        <w:bottom w:val="none" w:sz="0" w:space="0" w:color="auto"/>
        <w:right w:val="none" w:sz="0" w:space="0" w:color="auto"/>
      </w:divBdr>
      <w:divsChild>
        <w:div w:id="819855974">
          <w:marLeft w:val="300"/>
          <w:marRight w:val="0"/>
          <w:marTop w:val="0"/>
          <w:marBottom w:val="0"/>
          <w:divBdr>
            <w:top w:val="none" w:sz="0" w:space="0" w:color="auto"/>
            <w:left w:val="none" w:sz="0" w:space="0" w:color="auto"/>
            <w:bottom w:val="none" w:sz="0" w:space="0" w:color="auto"/>
            <w:right w:val="none" w:sz="0" w:space="0" w:color="auto"/>
          </w:divBdr>
          <w:divsChild>
            <w:div w:id="339629086">
              <w:marLeft w:val="0"/>
              <w:marRight w:val="0"/>
              <w:marTop w:val="0"/>
              <w:marBottom w:val="75"/>
              <w:divBdr>
                <w:top w:val="none" w:sz="0" w:space="0" w:color="auto"/>
                <w:left w:val="none" w:sz="0" w:space="0" w:color="auto"/>
                <w:bottom w:val="none" w:sz="0" w:space="0" w:color="auto"/>
                <w:right w:val="none" w:sz="0" w:space="0" w:color="auto"/>
              </w:divBdr>
              <w:divsChild>
                <w:div w:id="18320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6109">
          <w:marLeft w:val="300"/>
          <w:marRight w:val="0"/>
          <w:marTop w:val="0"/>
          <w:marBottom w:val="0"/>
          <w:divBdr>
            <w:top w:val="none" w:sz="0" w:space="0" w:color="auto"/>
            <w:left w:val="none" w:sz="0" w:space="0" w:color="auto"/>
            <w:bottom w:val="none" w:sz="0" w:space="0" w:color="auto"/>
            <w:right w:val="none" w:sz="0" w:space="0" w:color="auto"/>
          </w:divBdr>
          <w:divsChild>
            <w:div w:id="1765808276">
              <w:marLeft w:val="0"/>
              <w:marRight w:val="0"/>
              <w:marTop w:val="0"/>
              <w:marBottom w:val="75"/>
              <w:divBdr>
                <w:top w:val="none" w:sz="0" w:space="0" w:color="auto"/>
                <w:left w:val="none" w:sz="0" w:space="0" w:color="auto"/>
                <w:bottom w:val="none" w:sz="0" w:space="0" w:color="auto"/>
                <w:right w:val="none" w:sz="0" w:space="0" w:color="auto"/>
              </w:divBdr>
              <w:divsChild>
                <w:div w:id="2444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5308">
      <w:bodyDiv w:val="1"/>
      <w:marLeft w:val="0"/>
      <w:marRight w:val="0"/>
      <w:marTop w:val="0"/>
      <w:marBottom w:val="0"/>
      <w:divBdr>
        <w:top w:val="none" w:sz="0" w:space="0" w:color="auto"/>
        <w:left w:val="none" w:sz="0" w:space="0" w:color="auto"/>
        <w:bottom w:val="none" w:sz="0" w:space="0" w:color="auto"/>
        <w:right w:val="none" w:sz="0" w:space="0" w:color="auto"/>
      </w:divBdr>
      <w:divsChild>
        <w:div w:id="143788487">
          <w:marLeft w:val="-225"/>
          <w:marRight w:val="-225"/>
          <w:marTop w:val="0"/>
          <w:marBottom w:val="0"/>
          <w:divBdr>
            <w:top w:val="single" w:sz="2" w:space="11" w:color="DDDDDD"/>
            <w:left w:val="single" w:sz="2" w:space="0" w:color="DDDDDD"/>
            <w:bottom w:val="single" w:sz="2" w:space="11" w:color="DDDDDD"/>
            <w:right w:val="single" w:sz="2" w:space="0" w:color="DDDDDD"/>
          </w:divBdr>
          <w:divsChild>
            <w:div w:id="718474284">
              <w:marLeft w:val="0"/>
              <w:marRight w:val="0"/>
              <w:marTop w:val="0"/>
              <w:marBottom w:val="0"/>
              <w:divBdr>
                <w:top w:val="none" w:sz="0" w:space="0" w:color="auto"/>
                <w:left w:val="none" w:sz="0" w:space="0" w:color="auto"/>
                <w:bottom w:val="none" w:sz="0" w:space="0" w:color="auto"/>
                <w:right w:val="none" w:sz="0" w:space="0" w:color="auto"/>
              </w:divBdr>
            </w:div>
          </w:divsChild>
        </w:div>
        <w:div w:id="355471842">
          <w:marLeft w:val="-225"/>
          <w:marRight w:val="-225"/>
          <w:marTop w:val="0"/>
          <w:marBottom w:val="0"/>
          <w:divBdr>
            <w:top w:val="single" w:sz="2" w:space="11" w:color="DDDDDD"/>
            <w:left w:val="single" w:sz="2" w:space="0" w:color="DDDDDD"/>
            <w:bottom w:val="single" w:sz="2" w:space="11" w:color="DDDDDD"/>
            <w:right w:val="single" w:sz="2" w:space="0" w:color="DDDDDD"/>
          </w:divBdr>
          <w:divsChild>
            <w:div w:id="1835952589">
              <w:marLeft w:val="0"/>
              <w:marRight w:val="0"/>
              <w:marTop w:val="0"/>
              <w:marBottom w:val="0"/>
              <w:divBdr>
                <w:top w:val="none" w:sz="0" w:space="0" w:color="auto"/>
                <w:left w:val="none" w:sz="0" w:space="0" w:color="auto"/>
                <w:bottom w:val="none" w:sz="0" w:space="0" w:color="auto"/>
                <w:right w:val="none" w:sz="0" w:space="0" w:color="auto"/>
              </w:divBdr>
            </w:div>
          </w:divsChild>
        </w:div>
        <w:div w:id="481703395">
          <w:marLeft w:val="-225"/>
          <w:marRight w:val="-225"/>
          <w:marTop w:val="0"/>
          <w:marBottom w:val="0"/>
          <w:divBdr>
            <w:top w:val="single" w:sz="2" w:space="11" w:color="DDDDDD"/>
            <w:left w:val="single" w:sz="2" w:space="0" w:color="DDDDDD"/>
            <w:bottom w:val="single" w:sz="2" w:space="11" w:color="DDDDDD"/>
            <w:right w:val="single" w:sz="2" w:space="0" w:color="DDDDDD"/>
          </w:divBdr>
          <w:divsChild>
            <w:div w:id="1723169034">
              <w:marLeft w:val="0"/>
              <w:marRight w:val="0"/>
              <w:marTop w:val="0"/>
              <w:marBottom w:val="0"/>
              <w:divBdr>
                <w:top w:val="none" w:sz="0" w:space="0" w:color="auto"/>
                <w:left w:val="none" w:sz="0" w:space="0" w:color="auto"/>
                <w:bottom w:val="none" w:sz="0" w:space="0" w:color="auto"/>
                <w:right w:val="none" w:sz="0" w:space="0" w:color="auto"/>
              </w:divBdr>
            </w:div>
          </w:divsChild>
        </w:div>
        <w:div w:id="1418090725">
          <w:marLeft w:val="-225"/>
          <w:marRight w:val="-225"/>
          <w:marTop w:val="0"/>
          <w:marBottom w:val="0"/>
          <w:divBdr>
            <w:top w:val="single" w:sz="2" w:space="11" w:color="DDDDDD"/>
            <w:left w:val="single" w:sz="2" w:space="0" w:color="DDDDDD"/>
            <w:bottom w:val="single" w:sz="2" w:space="11" w:color="DDDDDD"/>
            <w:right w:val="single" w:sz="2" w:space="0" w:color="DDDDDD"/>
          </w:divBdr>
          <w:divsChild>
            <w:div w:id="15042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4558">
      <w:bodyDiv w:val="1"/>
      <w:marLeft w:val="0"/>
      <w:marRight w:val="0"/>
      <w:marTop w:val="0"/>
      <w:marBottom w:val="0"/>
      <w:divBdr>
        <w:top w:val="none" w:sz="0" w:space="0" w:color="auto"/>
        <w:left w:val="none" w:sz="0" w:space="0" w:color="auto"/>
        <w:bottom w:val="none" w:sz="0" w:space="0" w:color="auto"/>
        <w:right w:val="none" w:sz="0" w:space="0" w:color="auto"/>
      </w:divBdr>
    </w:div>
    <w:div w:id="590356988">
      <w:bodyDiv w:val="1"/>
      <w:marLeft w:val="0"/>
      <w:marRight w:val="0"/>
      <w:marTop w:val="0"/>
      <w:marBottom w:val="0"/>
      <w:divBdr>
        <w:top w:val="none" w:sz="0" w:space="0" w:color="auto"/>
        <w:left w:val="none" w:sz="0" w:space="0" w:color="auto"/>
        <w:bottom w:val="none" w:sz="0" w:space="0" w:color="auto"/>
        <w:right w:val="none" w:sz="0" w:space="0" w:color="auto"/>
      </w:divBdr>
    </w:div>
    <w:div w:id="622542776">
      <w:bodyDiv w:val="1"/>
      <w:marLeft w:val="0"/>
      <w:marRight w:val="0"/>
      <w:marTop w:val="0"/>
      <w:marBottom w:val="0"/>
      <w:divBdr>
        <w:top w:val="none" w:sz="0" w:space="0" w:color="auto"/>
        <w:left w:val="none" w:sz="0" w:space="0" w:color="auto"/>
        <w:bottom w:val="none" w:sz="0" w:space="0" w:color="auto"/>
        <w:right w:val="none" w:sz="0" w:space="0" w:color="auto"/>
      </w:divBdr>
    </w:div>
    <w:div w:id="671613020">
      <w:bodyDiv w:val="1"/>
      <w:marLeft w:val="0"/>
      <w:marRight w:val="0"/>
      <w:marTop w:val="0"/>
      <w:marBottom w:val="0"/>
      <w:divBdr>
        <w:top w:val="none" w:sz="0" w:space="0" w:color="auto"/>
        <w:left w:val="none" w:sz="0" w:space="0" w:color="auto"/>
        <w:bottom w:val="none" w:sz="0" w:space="0" w:color="auto"/>
        <w:right w:val="none" w:sz="0" w:space="0" w:color="auto"/>
      </w:divBdr>
      <w:divsChild>
        <w:div w:id="158928442">
          <w:marLeft w:val="0"/>
          <w:marRight w:val="0"/>
          <w:marTop w:val="0"/>
          <w:marBottom w:val="0"/>
          <w:divBdr>
            <w:top w:val="none" w:sz="0" w:space="0" w:color="auto"/>
            <w:left w:val="none" w:sz="0" w:space="0" w:color="auto"/>
            <w:bottom w:val="none" w:sz="0" w:space="0" w:color="auto"/>
            <w:right w:val="none" w:sz="0" w:space="0" w:color="auto"/>
          </w:divBdr>
        </w:div>
        <w:div w:id="1101025013">
          <w:marLeft w:val="0"/>
          <w:marRight w:val="0"/>
          <w:marTop w:val="0"/>
          <w:marBottom w:val="0"/>
          <w:divBdr>
            <w:top w:val="none" w:sz="0" w:space="0" w:color="auto"/>
            <w:left w:val="none" w:sz="0" w:space="0" w:color="auto"/>
            <w:bottom w:val="none" w:sz="0" w:space="0" w:color="auto"/>
            <w:right w:val="none" w:sz="0" w:space="0" w:color="auto"/>
          </w:divBdr>
        </w:div>
        <w:div w:id="1343967032">
          <w:marLeft w:val="0"/>
          <w:marRight w:val="0"/>
          <w:marTop w:val="0"/>
          <w:marBottom w:val="0"/>
          <w:divBdr>
            <w:top w:val="none" w:sz="0" w:space="0" w:color="auto"/>
            <w:left w:val="none" w:sz="0" w:space="0" w:color="auto"/>
            <w:bottom w:val="none" w:sz="0" w:space="0" w:color="auto"/>
            <w:right w:val="none" w:sz="0" w:space="0" w:color="auto"/>
          </w:divBdr>
        </w:div>
        <w:div w:id="2091929277">
          <w:marLeft w:val="0"/>
          <w:marRight w:val="0"/>
          <w:marTop w:val="0"/>
          <w:marBottom w:val="0"/>
          <w:divBdr>
            <w:top w:val="none" w:sz="0" w:space="0" w:color="auto"/>
            <w:left w:val="none" w:sz="0" w:space="0" w:color="auto"/>
            <w:bottom w:val="none" w:sz="0" w:space="0" w:color="auto"/>
            <w:right w:val="none" w:sz="0" w:space="0" w:color="auto"/>
          </w:divBdr>
          <w:divsChild>
            <w:div w:id="1931037381">
              <w:marLeft w:val="-75"/>
              <w:marRight w:val="0"/>
              <w:marTop w:val="30"/>
              <w:marBottom w:val="30"/>
              <w:divBdr>
                <w:top w:val="none" w:sz="0" w:space="0" w:color="auto"/>
                <w:left w:val="none" w:sz="0" w:space="0" w:color="auto"/>
                <w:bottom w:val="none" w:sz="0" w:space="0" w:color="auto"/>
                <w:right w:val="none" w:sz="0" w:space="0" w:color="auto"/>
              </w:divBdr>
              <w:divsChild>
                <w:div w:id="403260639">
                  <w:marLeft w:val="0"/>
                  <w:marRight w:val="0"/>
                  <w:marTop w:val="0"/>
                  <w:marBottom w:val="0"/>
                  <w:divBdr>
                    <w:top w:val="none" w:sz="0" w:space="0" w:color="auto"/>
                    <w:left w:val="none" w:sz="0" w:space="0" w:color="auto"/>
                    <w:bottom w:val="none" w:sz="0" w:space="0" w:color="auto"/>
                    <w:right w:val="none" w:sz="0" w:space="0" w:color="auto"/>
                  </w:divBdr>
                  <w:divsChild>
                    <w:div w:id="1037466316">
                      <w:marLeft w:val="0"/>
                      <w:marRight w:val="0"/>
                      <w:marTop w:val="0"/>
                      <w:marBottom w:val="0"/>
                      <w:divBdr>
                        <w:top w:val="none" w:sz="0" w:space="0" w:color="auto"/>
                        <w:left w:val="none" w:sz="0" w:space="0" w:color="auto"/>
                        <w:bottom w:val="none" w:sz="0" w:space="0" w:color="auto"/>
                        <w:right w:val="none" w:sz="0" w:space="0" w:color="auto"/>
                      </w:divBdr>
                    </w:div>
                  </w:divsChild>
                </w:div>
                <w:div w:id="643435916">
                  <w:marLeft w:val="0"/>
                  <w:marRight w:val="0"/>
                  <w:marTop w:val="0"/>
                  <w:marBottom w:val="0"/>
                  <w:divBdr>
                    <w:top w:val="none" w:sz="0" w:space="0" w:color="auto"/>
                    <w:left w:val="none" w:sz="0" w:space="0" w:color="auto"/>
                    <w:bottom w:val="none" w:sz="0" w:space="0" w:color="auto"/>
                    <w:right w:val="none" w:sz="0" w:space="0" w:color="auto"/>
                  </w:divBdr>
                  <w:divsChild>
                    <w:div w:id="278032393">
                      <w:marLeft w:val="0"/>
                      <w:marRight w:val="0"/>
                      <w:marTop w:val="0"/>
                      <w:marBottom w:val="0"/>
                      <w:divBdr>
                        <w:top w:val="none" w:sz="0" w:space="0" w:color="auto"/>
                        <w:left w:val="none" w:sz="0" w:space="0" w:color="auto"/>
                        <w:bottom w:val="none" w:sz="0" w:space="0" w:color="auto"/>
                        <w:right w:val="none" w:sz="0" w:space="0" w:color="auto"/>
                      </w:divBdr>
                    </w:div>
                  </w:divsChild>
                </w:div>
                <w:div w:id="1054430060">
                  <w:marLeft w:val="0"/>
                  <w:marRight w:val="0"/>
                  <w:marTop w:val="0"/>
                  <w:marBottom w:val="0"/>
                  <w:divBdr>
                    <w:top w:val="none" w:sz="0" w:space="0" w:color="auto"/>
                    <w:left w:val="none" w:sz="0" w:space="0" w:color="auto"/>
                    <w:bottom w:val="none" w:sz="0" w:space="0" w:color="auto"/>
                    <w:right w:val="none" w:sz="0" w:space="0" w:color="auto"/>
                  </w:divBdr>
                  <w:divsChild>
                    <w:div w:id="1069234428">
                      <w:marLeft w:val="0"/>
                      <w:marRight w:val="0"/>
                      <w:marTop w:val="0"/>
                      <w:marBottom w:val="0"/>
                      <w:divBdr>
                        <w:top w:val="none" w:sz="0" w:space="0" w:color="auto"/>
                        <w:left w:val="none" w:sz="0" w:space="0" w:color="auto"/>
                        <w:bottom w:val="none" w:sz="0" w:space="0" w:color="auto"/>
                        <w:right w:val="none" w:sz="0" w:space="0" w:color="auto"/>
                      </w:divBdr>
                    </w:div>
                  </w:divsChild>
                </w:div>
                <w:div w:id="1160074953">
                  <w:marLeft w:val="0"/>
                  <w:marRight w:val="0"/>
                  <w:marTop w:val="0"/>
                  <w:marBottom w:val="0"/>
                  <w:divBdr>
                    <w:top w:val="none" w:sz="0" w:space="0" w:color="auto"/>
                    <w:left w:val="none" w:sz="0" w:space="0" w:color="auto"/>
                    <w:bottom w:val="none" w:sz="0" w:space="0" w:color="auto"/>
                    <w:right w:val="none" w:sz="0" w:space="0" w:color="auto"/>
                  </w:divBdr>
                  <w:divsChild>
                    <w:div w:id="882329964">
                      <w:marLeft w:val="0"/>
                      <w:marRight w:val="0"/>
                      <w:marTop w:val="0"/>
                      <w:marBottom w:val="0"/>
                      <w:divBdr>
                        <w:top w:val="none" w:sz="0" w:space="0" w:color="auto"/>
                        <w:left w:val="none" w:sz="0" w:space="0" w:color="auto"/>
                        <w:bottom w:val="none" w:sz="0" w:space="0" w:color="auto"/>
                        <w:right w:val="none" w:sz="0" w:space="0" w:color="auto"/>
                      </w:divBdr>
                    </w:div>
                  </w:divsChild>
                </w:div>
                <w:div w:id="1569535558">
                  <w:marLeft w:val="0"/>
                  <w:marRight w:val="0"/>
                  <w:marTop w:val="0"/>
                  <w:marBottom w:val="0"/>
                  <w:divBdr>
                    <w:top w:val="none" w:sz="0" w:space="0" w:color="auto"/>
                    <w:left w:val="none" w:sz="0" w:space="0" w:color="auto"/>
                    <w:bottom w:val="none" w:sz="0" w:space="0" w:color="auto"/>
                    <w:right w:val="none" w:sz="0" w:space="0" w:color="auto"/>
                  </w:divBdr>
                  <w:divsChild>
                    <w:div w:id="1711688722">
                      <w:marLeft w:val="0"/>
                      <w:marRight w:val="0"/>
                      <w:marTop w:val="0"/>
                      <w:marBottom w:val="0"/>
                      <w:divBdr>
                        <w:top w:val="none" w:sz="0" w:space="0" w:color="auto"/>
                        <w:left w:val="none" w:sz="0" w:space="0" w:color="auto"/>
                        <w:bottom w:val="none" w:sz="0" w:space="0" w:color="auto"/>
                        <w:right w:val="none" w:sz="0" w:space="0" w:color="auto"/>
                      </w:divBdr>
                    </w:div>
                  </w:divsChild>
                </w:div>
                <w:div w:id="1570577558">
                  <w:marLeft w:val="0"/>
                  <w:marRight w:val="0"/>
                  <w:marTop w:val="0"/>
                  <w:marBottom w:val="0"/>
                  <w:divBdr>
                    <w:top w:val="none" w:sz="0" w:space="0" w:color="auto"/>
                    <w:left w:val="none" w:sz="0" w:space="0" w:color="auto"/>
                    <w:bottom w:val="none" w:sz="0" w:space="0" w:color="auto"/>
                    <w:right w:val="none" w:sz="0" w:space="0" w:color="auto"/>
                  </w:divBdr>
                  <w:divsChild>
                    <w:div w:id="1293094552">
                      <w:marLeft w:val="0"/>
                      <w:marRight w:val="0"/>
                      <w:marTop w:val="0"/>
                      <w:marBottom w:val="0"/>
                      <w:divBdr>
                        <w:top w:val="none" w:sz="0" w:space="0" w:color="auto"/>
                        <w:left w:val="none" w:sz="0" w:space="0" w:color="auto"/>
                        <w:bottom w:val="none" w:sz="0" w:space="0" w:color="auto"/>
                        <w:right w:val="none" w:sz="0" w:space="0" w:color="auto"/>
                      </w:divBdr>
                    </w:div>
                  </w:divsChild>
                </w:div>
                <w:div w:id="1694989180">
                  <w:marLeft w:val="0"/>
                  <w:marRight w:val="0"/>
                  <w:marTop w:val="0"/>
                  <w:marBottom w:val="0"/>
                  <w:divBdr>
                    <w:top w:val="none" w:sz="0" w:space="0" w:color="auto"/>
                    <w:left w:val="none" w:sz="0" w:space="0" w:color="auto"/>
                    <w:bottom w:val="none" w:sz="0" w:space="0" w:color="auto"/>
                    <w:right w:val="none" w:sz="0" w:space="0" w:color="auto"/>
                  </w:divBdr>
                  <w:divsChild>
                    <w:div w:id="1988631697">
                      <w:marLeft w:val="0"/>
                      <w:marRight w:val="0"/>
                      <w:marTop w:val="0"/>
                      <w:marBottom w:val="0"/>
                      <w:divBdr>
                        <w:top w:val="none" w:sz="0" w:space="0" w:color="auto"/>
                        <w:left w:val="none" w:sz="0" w:space="0" w:color="auto"/>
                        <w:bottom w:val="none" w:sz="0" w:space="0" w:color="auto"/>
                        <w:right w:val="none" w:sz="0" w:space="0" w:color="auto"/>
                      </w:divBdr>
                    </w:div>
                  </w:divsChild>
                </w:div>
                <w:div w:id="1838618059">
                  <w:marLeft w:val="0"/>
                  <w:marRight w:val="0"/>
                  <w:marTop w:val="0"/>
                  <w:marBottom w:val="0"/>
                  <w:divBdr>
                    <w:top w:val="none" w:sz="0" w:space="0" w:color="auto"/>
                    <w:left w:val="none" w:sz="0" w:space="0" w:color="auto"/>
                    <w:bottom w:val="none" w:sz="0" w:space="0" w:color="auto"/>
                    <w:right w:val="none" w:sz="0" w:space="0" w:color="auto"/>
                  </w:divBdr>
                  <w:divsChild>
                    <w:div w:id="9467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73953">
      <w:bodyDiv w:val="1"/>
      <w:marLeft w:val="0"/>
      <w:marRight w:val="0"/>
      <w:marTop w:val="0"/>
      <w:marBottom w:val="0"/>
      <w:divBdr>
        <w:top w:val="none" w:sz="0" w:space="0" w:color="auto"/>
        <w:left w:val="none" w:sz="0" w:space="0" w:color="auto"/>
        <w:bottom w:val="none" w:sz="0" w:space="0" w:color="auto"/>
        <w:right w:val="none" w:sz="0" w:space="0" w:color="auto"/>
      </w:divBdr>
    </w:div>
    <w:div w:id="725223987">
      <w:bodyDiv w:val="1"/>
      <w:marLeft w:val="0"/>
      <w:marRight w:val="0"/>
      <w:marTop w:val="0"/>
      <w:marBottom w:val="0"/>
      <w:divBdr>
        <w:top w:val="none" w:sz="0" w:space="0" w:color="auto"/>
        <w:left w:val="none" w:sz="0" w:space="0" w:color="auto"/>
        <w:bottom w:val="none" w:sz="0" w:space="0" w:color="auto"/>
        <w:right w:val="none" w:sz="0" w:space="0" w:color="auto"/>
      </w:divBdr>
    </w:div>
    <w:div w:id="770317480">
      <w:bodyDiv w:val="1"/>
      <w:marLeft w:val="0"/>
      <w:marRight w:val="0"/>
      <w:marTop w:val="0"/>
      <w:marBottom w:val="0"/>
      <w:divBdr>
        <w:top w:val="none" w:sz="0" w:space="0" w:color="auto"/>
        <w:left w:val="none" w:sz="0" w:space="0" w:color="auto"/>
        <w:bottom w:val="none" w:sz="0" w:space="0" w:color="auto"/>
        <w:right w:val="none" w:sz="0" w:space="0" w:color="auto"/>
      </w:divBdr>
      <w:divsChild>
        <w:div w:id="1302468358">
          <w:marLeft w:val="0"/>
          <w:marRight w:val="0"/>
          <w:marTop w:val="0"/>
          <w:marBottom w:val="0"/>
          <w:divBdr>
            <w:top w:val="none" w:sz="0" w:space="0" w:color="auto"/>
            <w:left w:val="none" w:sz="0" w:space="0" w:color="auto"/>
            <w:bottom w:val="none" w:sz="0" w:space="0" w:color="auto"/>
            <w:right w:val="none" w:sz="0" w:space="0" w:color="auto"/>
          </w:divBdr>
        </w:div>
        <w:div w:id="1563100174">
          <w:marLeft w:val="0"/>
          <w:marRight w:val="0"/>
          <w:marTop w:val="0"/>
          <w:marBottom w:val="0"/>
          <w:divBdr>
            <w:top w:val="none" w:sz="0" w:space="0" w:color="auto"/>
            <w:left w:val="none" w:sz="0" w:space="0" w:color="auto"/>
            <w:bottom w:val="none" w:sz="0" w:space="0" w:color="auto"/>
            <w:right w:val="none" w:sz="0" w:space="0" w:color="auto"/>
          </w:divBdr>
        </w:div>
        <w:div w:id="1623536887">
          <w:marLeft w:val="0"/>
          <w:marRight w:val="0"/>
          <w:marTop w:val="0"/>
          <w:marBottom w:val="0"/>
          <w:divBdr>
            <w:top w:val="none" w:sz="0" w:space="0" w:color="auto"/>
            <w:left w:val="none" w:sz="0" w:space="0" w:color="auto"/>
            <w:bottom w:val="none" w:sz="0" w:space="0" w:color="auto"/>
            <w:right w:val="none" w:sz="0" w:space="0" w:color="auto"/>
          </w:divBdr>
        </w:div>
        <w:div w:id="1998144321">
          <w:marLeft w:val="0"/>
          <w:marRight w:val="0"/>
          <w:marTop w:val="0"/>
          <w:marBottom w:val="0"/>
          <w:divBdr>
            <w:top w:val="none" w:sz="0" w:space="0" w:color="auto"/>
            <w:left w:val="none" w:sz="0" w:space="0" w:color="auto"/>
            <w:bottom w:val="none" w:sz="0" w:space="0" w:color="auto"/>
            <w:right w:val="none" w:sz="0" w:space="0" w:color="auto"/>
          </w:divBdr>
        </w:div>
      </w:divsChild>
    </w:div>
    <w:div w:id="772627745">
      <w:bodyDiv w:val="1"/>
      <w:marLeft w:val="0"/>
      <w:marRight w:val="0"/>
      <w:marTop w:val="0"/>
      <w:marBottom w:val="0"/>
      <w:divBdr>
        <w:top w:val="none" w:sz="0" w:space="0" w:color="auto"/>
        <w:left w:val="none" w:sz="0" w:space="0" w:color="auto"/>
        <w:bottom w:val="none" w:sz="0" w:space="0" w:color="auto"/>
        <w:right w:val="none" w:sz="0" w:space="0" w:color="auto"/>
      </w:divBdr>
    </w:div>
    <w:div w:id="794372748">
      <w:bodyDiv w:val="1"/>
      <w:marLeft w:val="0"/>
      <w:marRight w:val="0"/>
      <w:marTop w:val="0"/>
      <w:marBottom w:val="0"/>
      <w:divBdr>
        <w:top w:val="none" w:sz="0" w:space="0" w:color="auto"/>
        <w:left w:val="none" w:sz="0" w:space="0" w:color="auto"/>
        <w:bottom w:val="none" w:sz="0" w:space="0" w:color="auto"/>
        <w:right w:val="none" w:sz="0" w:space="0" w:color="auto"/>
      </w:divBdr>
    </w:div>
    <w:div w:id="800267690">
      <w:bodyDiv w:val="1"/>
      <w:marLeft w:val="0"/>
      <w:marRight w:val="0"/>
      <w:marTop w:val="0"/>
      <w:marBottom w:val="0"/>
      <w:divBdr>
        <w:top w:val="none" w:sz="0" w:space="0" w:color="auto"/>
        <w:left w:val="none" w:sz="0" w:space="0" w:color="auto"/>
        <w:bottom w:val="none" w:sz="0" w:space="0" w:color="auto"/>
        <w:right w:val="none" w:sz="0" w:space="0" w:color="auto"/>
      </w:divBdr>
      <w:divsChild>
        <w:div w:id="50033760">
          <w:marLeft w:val="0"/>
          <w:marRight w:val="0"/>
          <w:marTop w:val="0"/>
          <w:marBottom w:val="0"/>
          <w:divBdr>
            <w:top w:val="none" w:sz="0" w:space="0" w:color="auto"/>
            <w:left w:val="none" w:sz="0" w:space="0" w:color="auto"/>
            <w:bottom w:val="none" w:sz="0" w:space="0" w:color="auto"/>
            <w:right w:val="none" w:sz="0" w:space="0" w:color="auto"/>
          </w:divBdr>
        </w:div>
        <w:div w:id="759302212">
          <w:marLeft w:val="0"/>
          <w:marRight w:val="0"/>
          <w:marTop w:val="0"/>
          <w:marBottom w:val="0"/>
          <w:divBdr>
            <w:top w:val="none" w:sz="0" w:space="0" w:color="auto"/>
            <w:left w:val="none" w:sz="0" w:space="0" w:color="auto"/>
            <w:bottom w:val="none" w:sz="0" w:space="0" w:color="auto"/>
            <w:right w:val="none" w:sz="0" w:space="0" w:color="auto"/>
          </w:divBdr>
        </w:div>
        <w:div w:id="897470411">
          <w:marLeft w:val="0"/>
          <w:marRight w:val="0"/>
          <w:marTop w:val="0"/>
          <w:marBottom w:val="0"/>
          <w:divBdr>
            <w:top w:val="none" w:sz="0" w:space="0" w:color="auto"/>
            <w:left w:val="none" w:sz="0" w:space="0" w:color="auto"/>
            <w:bottom w:val="none" w:sz="0" w:space="0" w:color="auto"/>
            <w:right w:val="none" w:sz="0" w:space="0" w:color="auto"/>
          </w:divBdr>
        </w:div>
        <w:div w:id="930360204">
          <w:marLeft w:val="0"/>
          <w:marRight w:val="0"/>
          <w:marTop w:val="0"/>
          <w:marBottom w:val="0"/>
          <w:divBdr>
            <w:top w:val="none" w:sz="0" w:space="0" w:color="auto"/>
            <w:left w:val="none" w:sz="0" w:space="0" w:color="auto"/>
            <w:bottom w:val="none" w:sz="0" w:space="0" w:color="auto"/>
            <w:right w:val="none" w:sz="0" w:space="0" w:color="auto"/>
          </w:divBdr>
        </w:div>
        <w:div w:id="1260214413">
          <w:marLeft w:val="0"/>
          <w:marRight w:val="0"/>
          <w:marTop w:val="0"/>
          <w:marBottom w:val="0"/>
          <w:divBdr>
            <w:top w:val="none" w:sz="0" w:space="0" w:color="auto"/>
            <w:left w:val="none" w:sz="0" w:space="0" w:color="auto"/>
            <w:bottom w:val="none" w:sz="0" w:space="0" w:color="auto"/>
            <w:right w:val="none" w:sz="0" w:space="0" w:color="auto"/>
          </w:divBdr>
        </w:div>
      </w:divsChild>
    </w:div>
    <w:div w:id="815487599">
      <w:bodyDiv w:val="1"/>
      <w:marLeft w:val="0"/>
      <w:marRight w:val="0"/>
      <w:marTop w:val="0"/>
      <w:marBottom w:val="0"/>
      <w:divBdr>
        <w:top w:val="none" w:sz="0" w:space="0" w:color="auto"/>
        <w:left w:val="none" w:sz="0" w:space="0" w:color="auto"/>
        <w:bottom w:val="none" w:sz="0" w:space="0" w:color="auto"/>
        <w:right w:val="none" w:sz="0" w:space="0" w:color="auto"/>
      </w:divBdr>
    </w:div>
    <w:div w:id="851525937">
      <w:bodyDiv w:val="1"/>
      <w:marLeft w:val="0"/>
      <w:marRight w:val="0"/>
      <w:marTop w:val="0"/>
      <w:marBottom w:val="0"/>
      <w:divBdr>
        <w:top w:val="none" w:sz="0" w:space="0" w:color="auto"/>
        <w:left w:val="none" w:sz="0" w:space="0" w:color="auto"/>
        <w:bottom w:val="none" w:sz="0" w:space="0" w:color="auto"/>
        <w:right w:val="none" w:sz="0" w:space="0" w:color="auto"/>
      </w:divBdr>
    </w:div>
    <w:div w:id="883981804">
      <w:bodyDiv w:val="1"/>
      <w:marLeft w:val="0"/>
      <w:marRight w:val="0"/>
      <w:marTop w:val="0"/>
      <w:marBottom w:val="0"/>
      <w:divBdr>
        <w:top w:val="none" w:sz="0" w:space="0" w:color="auto"/>
        <w:left w:val="none" w:sz="0" w:space="0" w:color="auto"/>
        <w:bottom w:val="none" w:sz="0" w:space="0" w:color="auto"/>
        <w:right w:val="none" w:sz="0" w:space="0" w:color="auto"/>
      </w:divBdr>
      <w:divsChild>
        <w:div w:id="100033757">
          <w:marLeft w:val="0"/>
          <w:marRight w:val="0"/>
          <w:marTop w:val="0"/>
          <w:marBottom w:val="0"/>
          <w:divBdr>
            <w:top w:val="none" w:sz="0" w:space="0" w:color="auto"/>
            <w:left w:val="none" w:sz="0" w:space="0" w:color="auto"/>
            <w:bottom w:val="none" w:sz="0" w:space="0" w:color="auto"/>
            <w:right w:val="none" w:sz="0" w:space="0" w:color="auto"/>
          </w:divBdr>
        </w:div>
        <w:div w:id="160195125">
          <w:marLeft w:val="0"/>
          <w:marRight w:val="0"/>
          <w:marTop w:val="0"/>
          <w:marBottom w:val="0"/>
          <w:divBdr>
            <w:top w:val="none" w:sz="0" w:space="0" w:color="auto"/>
            <w:left w:val="none" w:sz="0" w:space="0" w:color="auto"/>
            <w:bottom w:val="none" w:sz="0" w:space="0" w:color="auto"/>
            <w:right w:val="none" w:sz="0" w:space="0" w:color="auto"/>
          </w:divBdr>
        </w:div>
      </w:divsChild>
    </w:div>
    <w:div w:id="886723308">
      <w:bodyDiv w:val="1"/>
      <w:marLeft w:val="0"/>
      <w:marRight w:val="0"/>
      <w:marTop w:val="0"/>
      <w:marBottom w:val="0"/>
      <w:divBdr>
        <w:top w:val="none" w:sz="0" w:space="0" w:color="auto"/>
        <w:left w:val="none" w:sz="0" w:space="0" w:color="auto"/>
        <w:bottom w:val="none" w:sz="0" w:space="0" w:color="auto"/>
        <w:right w:val="none" w:sz="0" w:space="0" w:color="auto"/>
      </w:divBdr>
    </w:div>
    <w:div w:id="918514691">
      <w:bodyDiv w:val="1"/>
      <w:marLeft w:val="0"/>
      <w:marRight w:val="0"/>
      <w:marTop w:val="0"/>
      <w:marBottom w:val="0"/>
      <w:divBdr>
        <w:top w:val="none" w:sz="0" w:space="0" w:color="auto"/>
        <w:left w:val="none" w:sz="0" w:space="0" w:color="auto"/>
        <w:bottom w:val="none" w:sz="0" w:space="0" w:color="auto"/>
        <w:right w:val="none" w:sz="0" w:space="0" w:color="auto"/>
      </w:divBdr>
    </w:div>
    <w:div w:id="961153770">
      <w:bodyDiv w:val="1"/>
      <w:marLeft w:val="0"/>
      <w:marRight w:val="0"/>
      <w:marTop w:val="0"/>
      <w:marBottom w:val="0"/>
      <w:divBdr>
        <w:top w:val="none" w:sz="0" w:space="0" w:color="auto"/>
        <w:left w:val="none" w:sz="0" w:space="0" w:color="auto"/>
        <w:bottom w:val="none" w:sz="0" w:space="0" w:color="auto"/>
        <w:right w:val="none" w:sz="0" w:space="0" w:color="auto"/>
      </w:divBdr>
    </w:div>
    <w:div w:id="1029991628">
      <w:bodyDiv w:val="1"/>
      <w:marLeft w:val="0"/>
      <w:marRight w:val="0"/>
      <w:marTop w:val="0"/>
      <w:marBottom w:val="0"/>
      <w:divBdr>
        <w:top w:val="none" w:sz="0" w:space="0" w:color="auto"/>
        <w:left w:val="none" w:sz="0" w:space="0" w:color="auto"/>
        <w:bottom w:val="none" w:sz="0" w:space="0" w:color="auto"/>
        <w:right w:val="none" w:sz="0" w:space="0" w:color="auto"/>
      </w:divBdr>
    </w:div>
    <w:div w:id="1068457299">
      <w:bodyDiv w:val="1"/>
      <w:marLeft w:val="0"/>
      <w:marRight w:val="0"/>
      <w:marTop w:val="0"/>
      <w:marBottom w:val="0"/>
      <w:divBdr>
        <w:top w:val="none" w:sz="0" w:space="0" w:color="auto"/>
        <w:left w:val="none" w:sz="0" w:space="0" w:color="auto"/>
        <w:bottom w:val="none" w:sz="0" w:space="0" w:color="auto"/>
        <w:right w:val="none" w:sz="0" w:space="0" w:color="auto"/>
      </w:divBdr>
    </w:div>
    <w:div w:id="1078791656">
      <w:bodyDiv w:val="1"/>
      <w:marLeft w:val="0"/>
      <w:marRight w:val="0"/>
      <w:marTop w:val="0"/>
      <w:marBottom w:val="0"/>
      <w:divBdr>
        <w:top w:val="none" w:sz="0" w:space="0" w:color="auto"/>
        <w:left w:val="none" w:sz="0" w:space="0" w:color="auto"/>
        <w:bottom w:val="none" w:sz="0" w:space="0" w:color="auto"/>
        <w:right w:val="none" w:sz="0" w:space="0" w:color="auto"/>
      </w:divBdr>
      <w:divsChild>
        <w:div w:id="1491216255">
          <w:marLeft w:val="0"/>
          <w:marRight w:val="0"/>
          <w:marTop w:val="0"/>
          <w:marBottom w:val="0"/>
          <w:divBdr>
            <w:top w:val="none" w:sz="0" w:space="0" w:color="auto"/>
            <w:left w:val="none" w:sz="0" w:space="0" w:color="auto"/>
            <w:bottom w:val="none" w:sz="0" w:space="0" w:color="auto"/>
            <w:right w:val="none" w:sz="0" w:space="0" w:color="auto"/>
          </w:divBdr>
        </w:div>
        <w:div w:id="1992634904">
          <w:marLeft w:val="0"/>
          <w:marRight w:val="0"/>
          <w:marTop w:val="0"/>
          <w:marBottom w:val="0"/>
          <w:divBdr>
            <w:top w:val="none" w:sz="0" w:space="0" w:color="auto"/>
            <w:left w:val="none" w:sz="0" w:space="0" w:color="auto"/>
            <w:bottom w:val="none" w:sz="0" w:space="0" w:color="auto"/>
            <w:right w:val="none" w:sz="0" w:space="0" w:color="auto"/>
          </w:divBdr>
        </w:div>
      </w:divsChild>
    </w:div>
    <w:div w:id="1088036693">
      <w:bodyDiv w:val="1"/>
      <w:marLeft w:val="0"/>
      <w:marRight w:val="0"/>
      <w:marTop w:val="0"/>
      <w:marBottom w:val="0"/>
      <w:divBdr>
        <w:top w:val="none" w:sz="0" w:space="0" w:color="auto"/>
        <w:left w:val="none" w:sz="0" w:space="0" w:color="auto"/>
        <w:bottom w:val="none" w:sz="0" w:space="0" w:color="auto"/>
        <w:right w:val="none" w:sz="0" w:space="0" w:color="auto"/>
      </w:divBdr>
    </w:div>
    <w:div w:id="1090155431">
      <w:bodyDiv w:val="1"/>
      <w:marLeft w:val="0"/>
      <w:marRight w:val="0"/>
      <w:marTop w:val="0"/>
      <w:marBottom w:val="0"/>
      <w:divBdr>
        <w:top w:val="none" w:sz="0" w:space="0" w:color="auto"/>
        <w:left w:val="none" w:sz="0" w:space="0" w:color="auto"/>
        <w:bottom w:val="none" w:sz="0" w:space="0" w:color="auto"/>
        <w:right w:val="none" w:sz="0" w:space="0" w:color="auto"/>
      </w:divBdr>
    </w:div>
    <w:div w:id="1094940476">
      <w:bodyDiv w:val="1"/>
      <w:marLeft w:val="0"/>
      <w:marRight w:val="0"/>
      <w:marTop w:val="0"/>
      <w:marBottom w:val="0"/>
      <w:divBdr>
        <w:top w:val="none" w:sz="0" w:space="0" w:color="auto"/>
        <w:left w:val="none" w:sz="0" w:space="0" w:color="auto"/>
        <w:bottom w:val="none" w:sz="0" w:space="0" w:color="auto"/>
        <w:right w:val="none" w:sz="0" w:space="0" w:color="auto"/>
      </w:divBdr>
      <w:divsChild>
        <w:div w:id="393940988">
          <w:marLeft w:val="0"/>
          <w:marRight w:val="0"/>
          <w:marTop w:val="0"/>
          <w:marBottom w:val="0"/>
          <w:divBdr>
            <w:top w:val="none" w:sz="0" w:space="0" w:color="auto"/>
            <w:left w:val="none" w:sz="0" w:space="0" w:color="auto"/>
            <w:bottom w:val="none" w:sz="0" w:space="0" w:color="auto"/>
            <w:right w:val="none" w:sz="0" w:space="0" w:color="auto"/>
          </w:divBdr>
          <w:divsChild>
            <w:div w:id="180823884">
              <w:marLeft w:val="0"/>
              <w:marRight w:val="0"/>
              <w:marTop w:val="0"/>
              <w:marBottom w:val="0"/>
              <w:divBdr>
                <w:top w:val="none" w:sz="0" w:space="0" w:color="auto"/>
                <w:left w:val="none" w:sz="0" w:space="0" w:color="auto"/>
                <w:bottom w:val="none" w:sz="0" w:space="0" w:color="auto"/>
                <w:right w:val="none" w:sz="0" w:space="0" w:color="auto"/>
              </w:divBdr>
              <w:divsChild>
                <w:div w:id="219708870">
                  <w:marLeft w:val="0"/>
                  <w:marRight w:val="0"/>
                  <w:marTop w:val="0"/>
                  <w:marBottom w:val="0"/>
                  <w:divBdr>
                    <w:top w:val="none" w:sz="0" w:space="0" w:color="auto"/>
                    <w:left w:val="none" w:sz="0" w:space="0" w:color="auto"/>
                    <w:bottom w:val="none" w:sz="0" w:space="0" w:color="auto"/>
                    <w:right w:val="none" w:sz="0" w:space="0" w:color="auto"/>
                  </w:divBdr>
                  <w:divsChild>
                    <w:div w:id="916599785">
                      <w:marLeft w:val="0"/>
                      <w:marRight w:val="0"/>
                      <w:marTop w:val="0"/>
                      <w:marBottom w:val="0"/>
                      <w:divBdr>
                        <w:top w:val="none" w:sz="0" w:space="0" w:color="auto"/>
                        <w:left w:val="none" w:sz="0" w:space="0" w:color="auto"/>
                        <w:bottom w:val="none" w:sz="0" w:space="0" w:color="auto"/>
                        <w:right w:val="none" w:sz="0" w:space="0" w:color="auto"/>
                      </w:divBdr>
                      <w:divsChild>
                        <w:div w:id="660280172">
                          <w:marLeft w:val="0"/>
                          <w:marRight w:val="0"/>
                          <w:marTop w:val="0"/>
                          <w:marBottom w:val="0"/>
                          <w:divBdr>
                            <w:top w:val="none" w:sz="0" w:space="0" w:color="auto"/>
                            <w:left w:val="none" w:sz="0" w:space="0" w:color="auto"/>
                            <w:bottom w:val="none" w:sz="0" w:space="0" w:color="auto"/>
                            <w:right w:val="none" w:sz="0" w:space="0" w:color="auto"/>
                          </w:divBdr>
                        </w:div>
                        <w:div w:id="1768620523">
                          <w:marLeft w:val="0"/>
                          <w:marRight w:val="0"/>
                          <w:marTop w:val="0"/>
                          <w:marBottom w:val="0"/>
                          <w:divBdr>
                            <w:top w:val="none" w:sz="0" w:space="0" w:color="auto"/>
                            <w:left w:val="none" w:sz="0" w:space="0" w:color="auto"/>
                            <w:bottom w:val="none" w:sz="0" w:space="0" w:color="auto"/>
                            <w:right w:val="none" w:sz="0" w:space="0" w:color="auto"/>
                          </w:divBdr>
                          <w:divsChild>
                            <w:div w:id="296228798">
                              <w:marLeft w:val="0"/>
                              <w:marRight w:val="0"/>
                              <w:marTop w:val="0"/>
                              <w:marBottom w:val="0"/>
                              <w:divBdr>
                                <w:top w:val="none" w:sz="0" w:space="0" w:color="auto"/>
                                <w:left w:val="none" w:sz="0" w:space="0" w:color="auto"/>
                                <w:bottom w:val="none" w:sz="0" w:space="0" w:color="auto"/>
                                <w:right w:val="none" w:sz="0" w:space="0" w:color="auto"/>
                              </w:divBdr>
                            </w:div>
                            <w:div w:id="1899246279">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 w:id="670596138">
                  <w:marLeft w:val="0"/>
                  <w:marRight w:val="0"/>
                  <w:marTop w:val="0"/>
                  <w:marBottom w:val="0"/>
                  <w:divBdr>
                    <w:top w:val="none" w:sz="0" w:space="0" w:color="auto"/>
                    <w:left w:val="none" w:sz="0" w:space="0" w:color="auto"/>
                    <w:bottom w:val="none" w:sz="0" w:space="0" w:color="auto"/>
                    <w:right w:val="none" w:sz="0" w:space="0" w:color="auto"/>
                  </w:divBdr>
                  <w:divsChild>
                    <w:div w:id="133571524">
                      <w:marLeft w:val="0"/>
                      <w:marRight w:val="0"/>
                      <w:marTop w:val="0"/>
                      <w:marBottom w:val="0"/>
                      <w:divBdr>
                        <w:top w:val="none" w:sz="0" w:space="0" w:color="auto"/>
                        <w:left w:val="none" w:sz="0" w:space="0" w:color="auto"/>
                        <w:bottom w:val="none" w:sz="0" w:space="0" w:color="auto"/>
                        <w:right w:val="none" w:sz="0" w:space="0" w:color="auto"/>
                      </w:divBdr>
                      <w:divsChild>
                        <w:div w:id="703754029">
                          <w:marLeft w:val="0"/>
                          <w:marRight w:val="0"/>
                          <w:marTop w:val="0"/>
                          <w:marBottom w:val="0"/>
                          <w:divBdr>
                            <w:top w:val="none" w:sz="0" w:space="0" w:color="auto"/>
                            <w:left w:val="none" w:sz="0" w:space="0" w:color="auto"/>
                            <w:bottom w:val="none" w:sz="0" w:space="0" w:color="auto"/>
                            <w:right w:val="none" w:sz="0" w:space="0" w:color="auto"/>
                          </w:divBdr>
                          <w:divsChild>
                            <w:div w:id="915238845">
                              <w:marLeft w:val="0"/>
                              <w:marRight w:val="0"/>
                              <w:marTop w:val="420"/>
                              <w:marBottom w:val="0"/>
                              <w:divBdr>
                                <w:top w:val="none" w:sz="0" w:space="0" w:color="auto"/>
                                <w:left w:val="none" w:sz="0" w:space="0" w:color="auto"/>
                                <w:bottom w:val="none" w:sz="0" w:space="0" w:color="auto"/>
                                <w:right w:val="none" w:sz="0" w:space="0" w:color="auto"/>
                              </w:divBdr>
                            </w:div>
                            <w:div w:id="1683974409">
                              <w:marLeft w:val="0"/>
                              <w:marRight w:val="0"/>
                              <w:marTop w:val="0"/>
                              <w:marBottom w:val="0"/>
                              <w:divBdr>
                                <w:top w:val="none" w:sz="0" w:space="0" w:color="auto"/>
                                <w:left w:val="none" w:sz="0" w:space="0" w:color="auto"/>
                                <w:bottom w:val="none" w:sz="0" w:space="0" w:color="auto"/>
                                <w:right w:val="none" w:sz="0" w:space="0" w:color="auto"/>
                              </w:divBdr>
                              <w:divsChild>
                                <w:div w:id="15030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333435">
          <w:marLeft w:val="0"/>
          <w:marRight w:val="0"/>
          <w:marTop w:val="0"/>
          <w:marBottom w:val="0"/>
          <w:divBdr>
            <w:top w:val="none" w:sz="0" w:space="0" w:color="auto"/>
            <w:left w:val="none" w:sz="0" w:space="0" w:color="auto"/>
            <w:bottom w:val="none" w:sz="0" w:space="0" w:color="auto"/>
            <w:right w:val="none" w:sz="0" w:space="0" w:color="auto"/>
          </w:divBdr>
          <w:divsChild>
            <w:div w:id="1119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8659">
      <w:bodyDiv w:val="1"/>
      <w:marLeft w:val="0"/>
      <w:marRight w:val="0"/>
      <w:marTop w:val="0"/>
      <w:marBottom w:val="0"/>
      <w:divBdr>
        <w:top w:val="none" w:sz="0" w:space="0" w:color="auto"/>
        <w:left w:val="none" w:sz="0" w:space="0" w:color="auto"/>
        <w:bottom w:val="none" w:sz="0" w:space="0" w:color="auto"/>
        <w:right w:val="none" w:sz="0" w:space="0" w:color="auto"/>
      </w:divBdr>
    </w:div>
    <w:div w:id="1100904990">
      <w:bodyDiv w:val="1"/>
      <w:marLeft w:val="0"/>
      <w:marRight w:val="0"/>
      <w:marTop w:val="0"/>
      <w:marBottom w:val="0"/>
      <w:divBdr>
        <w:top w:val="none" w:sz="0" w:space="0" w:color="auto"/>
        <w:left w:val="none" w:sz="0" w:space="0" w:color="auto"/>
        <w:bottom w:val="none" w:sz="0" w:space="0" w:color="auto"/>
        <w:right w:val="none" w:sz="0" w:space="0" w:color="auto"/>
      </w:divBdr>
      <w:divsChild>
        <w:div w:id="1001080084">
          <w:marLeft w:val="0"/>
          <w:marRight w:val="0"/>
          <w:marTop w:val="0"/>
          <w:marBottom w:val="0"/>
          <w:divBdr>
            <w:top w:val="none" w:sz="0" w:space="0" w:color="auto"/>
            <w:left w:val="none" w:sz="0" w:space="0" w:color="auto"/>
            <w:bottom w:val="none" w:sz="0" w:space="0" w:color="auto"/>
            <w:right w:val="none" w:sz="0" w:space="0" w:color="auto"/>
          </w:divBdr>
          <w:divsChild>
            <w:div w:id="678123314">
              <w:marLeft w:val="0"/>
              <w:marRight w:val="0"/>
              <w:marTop w:val="0"/>
              <w:marBottom w:val="0"/>
              <w:divBdr>
                <w:top w:val="none" w:sz="0" w:space="0" w:color="auto"/>
                <w:left w:val="none" w:sz="0" w:space="0" w:color="auto"/>
                <w:bottom w:val="none" w:sz="0" w:space="0" w:color="auto"/>
                <w:right w:val="none" w:sz="0" w:space="0" w:color="auto"/>
              </w:divBdr>
            </w:div>
          </w:divsChild>
        </w:div>
        <w:div w:id="1409305343">
          <w:marLeft w:val="0"/>
          <w:marRight w:val="0"/>
          <w:marTop w:val="375"/>
          <w:marBottom w:val="0"/>
          <w:divBdr>
            <w:top w:val="none" w:sz="0" w:space="0" w:color="auto"/>
            <w:left w:val="none" w:sz="0" w:space="0" w:color="auto"/>
            <w:bottom w:val="none" w:sz="0" w:space="0" w:color="auto"/>
            <w:right w:val="none" w:sz="0" w:space="0" w:color="auto"/>
          </w:divBdr>
          <w:divsChild>
            <w:div w:id="1532262073">
              <w:marLeft w:val="0"/>
              <w:marRight w:val="0"/>
              <w:marTop w:val="0"/>
              <w:marBottom w:val="0"/>
              <w:divBdr>
                <w:top w:val="none" w:sz="0" w:space="0" w:color="auto"/>
                <w:left w:val="none" w:sz="0" w:space="0" w:color="auto"/>
                <w:bottom w:val="none" w:sz="0" w:space="0" w:color="auto"/>
                <w:right w:val="none" w:sz="0" w:space="0" w:color="auto"/>
              </w:divBdr>
              <w:divsChild>
                <w:div w:id="6161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07029">
      <w:bodyDiv w:val="1"/>
      <w:marLeft w:val="0"/>
      <w:marRight w:val="0"/>
      <w:marTop w:val="0"/>
      <w:marBottom w:val="0"/>
      <w:divBdr>
        <w:top w:val="none" w:sz="0" w:space="0" w:color="auto"/>
        <w:left w:val="none" w:sz="0" w:space="0" w:color="auto"/>
        <w:bottom w:val="none" w:sz="0" w:space="0" w:color="auto"/>
        <w:right w:val="none" w:sz="0" w:space="0" w:color="auto"/>
      </w:divBdr>
      <w:divsChild>
        <w:div w:id="14696871">
          <w:marLeft w:val="0"/>
          <w:marRight w:val="0"/>
          <w:marTop w:val="0"/>
          <w:marBottom w:val="0"/>
          <w:divBdr>
            <w:top w:val="none" w:sz="0" w:space="0" w:color="auto"/>
            <w:left w:val="none" w:sz="0" w:space="0" w:color="auto"/>
            <w:bottom w:val="none" w:sz="0" w:space="0" w:color="auto"/>
            <w:right w:val="none" w:sz="0" w:space="0" w:color="auto"/>
          </w:divBdr>
        </w:div>
        <w:div w:id="545801963">
          <w:marLeft w:val="0"/>
          <w:marRight w:val="0"/>
          <w:marTop w:val="0"/>
          <w:marBottom w:val="0"/>
          <w:divBdr>
            <w:top w:val="none" w:sz="0" w:space="0" w:color="auto"/>
            <w:left w:val="none" w:sz="0" w:space="0" w:color="auto"/>
            <w:bottom w:val="none" w:sz="0" w:space="0" w:color="auto"/>
            <w:right w:val="none" w:sz="0" w:space="0" w:color="auto"/>
          </w:divBdr>
        </w:div>
        <w:div w:id="895891187">
          <w:marLeft w:val="0"/>
          <w:marRight w:val="0"/>
          <w:marTop w:val="0"/>
          <w:marBottom w:val="0"/>
          <w:divBdr>
            <w:top w:val="none" w:sz="0" w:space="0" w:color="auto"/>
            <w:left w:val="none" w:sz="0" w:space="0" w:color="auto"/>
            <w:bottom w:val="none" w:sz="0" w:space="0" w:color="auto"/>
            <w:right w:val="none" w:sz="0" w:space="0" w:color="auto"/>
          </w:divBdr>
        </w:div>
        <w:div w:id="1010136175">
          <w:marLeft w:val="0"/>
          <w:marRight w:val="0"/>
          <w:marTop w:val="0"/>
          <w:marBottom w:val="0"/>
          <w:divBdr>
            <w:top w:val="none" w:sz="0" w:space="0" w:color="auto"/>
            <w:left w:val="none" w:sz="0" w:space="0" w:color="auto"/>
            <w:bottom w:val="none" w:sz="0" w:space="0" w:color="auto"/>
            <w:right w:val="none" w:sz="0" w:space="0" w:color="auto"/>
          </w:divBdr>
        </w:div>
      </w:divsChild>
    </w:div>
    <w:div w:id="1199271018">
      <w:bodyDiv w:val="1"/>
      <w:marLeft w:val="0"/>
      <w:marRight w:val="0"/>
      <w:marTop w:val="0"/>
      <w:marBottom w:val="0"/>
      <w:divBdr>
        <w:top w:val="none" w:sz="0" w:space="0" w:color="auto"/>
        <w:left w:val="none" w:sz="0" w:space="0" w:color="auto"/>
        <w:bottom w:val="none" w:sz="0" w:space="0" w:color="auto"/>
        <w:right w:val="none" w:sz="0" w:space="0" w:color="auto"/>
      </w:divBdr>
    </w:div>
    <w:div w:id="1254701896">
      <w:bodyDiv w:val="1"/>
      <w:marLeft w:val="0"/>
      <w:marRight w:val="0"/>
      <w:marTop w:val="0"/>
      <w:marBottom w:val="0"/>
      <w:divBdr>
        <w:top w:val="none" w:sz="0" w:space="0" w:color="auto"/>
        <w:left w:val="none" w:sz="0" w:space="0" w:color="auto"/>
        <w:bottom w:val="none" w:sz="0" w:space="0" w:color="auto"/>
        <w:right w:val="none" w:sz="0" w:space="0" w:color="auto"/>
      </w:divBdr>
    </w:div>
    <w:div w:id="1267930982">
      <w:bodyDiv w:val="1"/>
      <w:marLeft w:val="0"/>
      <w:marRight w:val="0"/>
      <w:marTop w:val="0"/>
      <w:marBottom w:val="0"/>
      <w:divBdr>
        <w:top w:val="none" w:sz="0" w:space="0" w:color="auto"/>
        <w:left w:val="none" w:sz="0" w:space="0" w:color="auto"/>
        <w:bottom w:val="none" w:sz="0" w:space="0" w:color="auto"/>
        <w:right w:val="none" w:sz="0" w:space="0" w:color="auto"/>
      </w:divBdr>
    </w:div>
    <w:div w:id="1318147654">
      <w:bodyDiv w:val="1"/>
      <w:marLeft w:val="0"/>
      <w:marRight w:val="0"/>
      <w:marTop w:val="0"/>
      <w:marBottom w:val="0"/>
      <w:divBdr>
        <w:top w:val="none" w:sz="0" w:space="0" w:color="auto"/>
        <w:left w:val="none" w:sz="0" w:space="0" w:color="auto"/>
        <w:bottom w:val="none" w:sz="0" w:space="0" w:color="auto"/>
        <w:right w:val="none" w:sz="0" w:space="0" w:color="auto"/>
      </w:divBdr>
    </w:div>
    <w:div w:id="1326477005">
      <w:bodyDiv w:val="1"/>
      <w:marLeft w:val="0"/>
      <w:marRight w:val="0"/>
      <w:marTop w:val="0"/>
      <w:marBottom w:val="0"/>
      <w:divBdr>
        <w:top w:val="none" w:sz="0" w:space="0" w:color="auto"/>
        <w:left w:val="none" w:sz="0" w:space="0" w:color="auto"/>
        <w:bottom w:val="none" w:sz="0" w:space="0" w:color="auto"/>
        <w:right w:val="none" w:sz="0" w:space="0" w:color="auto"/>
      </w:divBdr>
      <w:divsChild>
        <w:div w:id="681201317">
          <w:marLeft w:val="0"/>
          <w:marRight w:val="0"/>
          <w:marTop w:val="0"/>
          <w:marBottom w:val="0"/>
          <w:divBdr>
            <w:top w:val="none" w:sz="0" w:space="0" w:color="auto"/>
            <w:left w:val="none" w:sz="0" w:space="0" w:color="auto"/>
            <w:bottom w:val="none" w:sz="0" w:space="0" w:color="auto"/>
            <w:right w:val="none" w:sz="0" w:space="0" w:color="auto"/>
          </w:divBdr>
        </w:div>
        <w:div w:id="695883510">
          <w:marLeft w:val="0"/>
          <w:marRight w:val="0"/>
          <w:marTop w:val="0"/>
          <w:marBottom w:val="0"/>
          <w:divBdr>
            <w:top w:val="none" w:sz="0" w:space="0" w:color="auto"/>
            <w:left w:val="none" w:sz="0" w:space="0" w:color="auto"/>
            <w:bottom w:val="none" w:sz="0" w:space="0" w:color="auto"/>
            <w:right w:val="none" w:sz="0" w:space="0" w:color="auto"/>
          </w:divBdr>
        </w:div>
      </w:divsChild>
    </w:div>
    <w:div w:id="1395547978">
      <w:bodyDiv w:val="1"/>
      <w:marLeft w:val="0"/>
      <w:marRight w:val="0"/>
      <w:marTop w:val="0"/>
      <w:marBottom w:val="0"/>
      <w:divBdr>
        <w:top w:val="none" w:sz="0" w:space="0" w:color="auto"/>
        <w:left w:val="none" w:sz="0" w:space="0" w:color="auto"/>
        <w:bottom w:val="none" w:sz="0" w:space="0" w:color="auto"/>
        <w:right w:val="none" w:sz="0" w:space="0" w:color="auto"/>
      </w:divBdr>
    </w:div>
    <w:div w:id="1426730315">
      <w:bodyDiv w:val="1"/>
      <w:marLeft w:val="0"/>
      <w:marRight w:val="0"/>
      <w:marTop w:val="0"/>
      <w:marBottom w:val="0"/>
      <w:divBdr>
        <w:top w:val="none" w:sz="0" w:space="0" w:color="auto"/>
        <w:left w:val="none" w:sz="0" w:space="0" w:color="auto"/>
        <w:bottom w:val="none" w:sz="0" w:space="0" w:color="auto"/>
        <w:right w:val="none" w:sz="0" w:space="0" w:color="auto"/>
      </w:divBdr>
    </w:div>
    <w:div w:id="1429227403">
      <w:bodyDiv w:val="1"/>
      <w:marLeft w:val="0"/>
      <w:marRight w:val="0"/>
      <w:marTop w:val="0"/>
      <w:marBottom w:val="0"/>
      <w:divBdr>
        <w:top w:val="none" w:sz="0" w:space="0" w:color="auto"/>
        <w:left w:val="none" w:sz="0" w:space="0" w:color="auto"/>
        <w:bottom w:val="none" w:sz="0" w:space="0" w:color="auto"/>
        <w:right w:val="none" w:sz="0" w:space="0" w:color="auto"/>
      </w:divBdr>
    </w:div>
    <w:div w:id="1582373095">
      <w:bodyDiv w:val="1"/>
      <w:marLeft w:val="0"/>
      <w:marRight w:val="0"/>
      <w:marTop w:val="0"/>
      <w:marBottom w:val="0"/>
      <w:divBdr>
        <w:top w:val="none" w:sz="0" w:space="0" w:color="auto"/>
        <w:left w:val="none" w:sz="0" w:space="0" w:color="auto"/>
        <w:bottom w:val="none" w:sz="0" w:space="0" w:color="auto"/>
        <w:right w:val="none" w:sz="0" w:space="0" w:color="auto"/>
      </w:divBdr>
    </w:div>
    <w:div w:id="1621181046">
      <w:bodyDiv w:val="1"/>
      <w:marLeft w:val="0"/>
      <w:marRight w:val="0"/>
      <w:marTop w:val="0"/>
      <w:marBottom w:val="0"/>
      <w:divBdr>
        <w:top w:val="none" w:sz="0" w:space="0" w:color="auto"/>
        <w:left w:val="none" w:sz="0" w:space="0" w:color="auto"/>
        <w:bottom w:val="none" w:sz="0" w:space="0" w:color="auto"/>
        <w:right w:val="none" w:sz="0" w:space="0" w:color="auto"/>
      </w:divBdr>
    </w:div>
    <w:div w:id="1663921964">
      <w:bodyDiv w:val="1"/>
      <w:marLeft w:val="0"/>
      <w:marRight w:val="0"/>
      <w:marTop w:val="0"/>
      <w:marBottom w:val="0"/>
      <w:divBdr>
        <w:top w:val="none" w:sz="0" w:space="0" w:color="auto"/>
        <w:left w:val="none" w:sz="0" w:space="0" w:color="auto"/>
        <w:bottom w:val="none" w:sz="0" w:space="0" w:color="auto"/>
        <w:right w:val="none" w:sz="0" w:space="0" w:color="auto"/>
      </w:divBdr>
    </w:div>
    <w:div w:id="1664427508">
      <w:bodyDiv w:val="1"/>
      <w:marLeft w:val="0"/>
      <w:marRight w:val="0"/>
      <w:marTop w:val="0"/>
      <w:marBottom w:val="0"/>
      <w:divBdr>
        <w:top w:val="none" w:sz="0" w:space="0" w:color="auto"/>
        <w:left w:val="none" w:sz="0" w:space="0" w:color="auto"/>
        <w:bottom w:val="none" w:sz="0" w:space="0" w:color="auto"/>
        <w:right w:val="none" w:sz="0" w:space="0" w:color="auto"/>
      </w:divBdr>
    </w:div>
    <w:div w:id="1725368954">
      <w:bodyDiv w:val="1"/>
      <w:marLeft w:val="0"/>
      <w:marRight w:val="0"/>
      <w:marTop w:val="0"/>
      <w:marBottom w:val="0"/>
      <w:divBdr>
        <w:top w:val="none" w:sz="0" w:space="0" w:color="auto"/>
        <w:left w:val="none" w:sz="0" w:space="0" w:color="auto"/>
        <w:bottom w:val="none" w:sz="0" w:space="0" w:color="auto"/>
        <w:right w:val="none" w:sz="0" w:space="0" w:color="auto"/>
      </w:divBdr>
    </w:div>
    <w:div w:id="1731264740">
      <w:bodyDiv w:val="1"/>
      <w:marLeft w:val="0"/>
      <w:marRight w:val="0"/>
      <w:marTop w:val="0"/>
      <w:marBottom w:val="0"/>
      <w:divBdr>
        <w:top w:val="none" w:sz="0" w:space="0" w:color="auto"/>
        <w:left w:val="none" w:sz="0" w:space="0" w:color="auto"/>
        <w:bottom w:val="none" w:sz="0" w:space="0" w:color="auto"/>
        <w:right w:val="none" w:sz="0" w:space="0" w:color="auto"/>
      </w:divBdr>
    </w:div>
    <w:div w:id="1737044636">
      <w:bodyDiv w:val="1"/>
      <w:marLeft w:val="0"/>
      <w:marRight w:val="0"/>
      <w:marTop w:val="0"/>
      <w:marBottom w:val="0"/>
      <w:divBdr>
        <w:top w:val="none" w:sz="0" w:space="0" w:color="auto"/>
        <w:left w:val="none" w:sz="0" w:space="0" w:color="auto"/>
        <w:bottom w:val="none" w:sz="0" w:space="0" w:color="auto"/>
        <w:right w:val="none" w:sz="0" w:space="0" w:color="auto"/>
      </w:divBdr>
      <w:divsChild>
        <w:div w:id="94832940">
          <w:marLeft w:val="0"/>
          <w:marRight w:val="0"/>
          <w:marTop w:val="0"/>
          <w:marBottom w:val="0"/>
          <w:divBdr>
            <w:top w:val="none" w:sz="0" w:space="0" w:color="auto"/>
            <w:left w:val="none" w:sz="0" w:space="0" w:color="auto"/>
            <w:bottom w:val="none" w:sz="0" w:space="0" w:color="auto"/>
            <w:right w:val="none" w:sz="0" w:space="0" w:color="auto"/>
          </w:divBdr>
        </w:div>
        <w:div w:id="430710826">
          <w:marLeft w:val="0"/>
          <w:marRight w:val="0"/>
          <w:marTop w:val="0"/>
          <w:marBottom w:val="0"/>
          <w:divBdr>
            <w:top w:val="none" w:sz="0" w:space="0" w:color="auto"/>
            <w:left w:val="none" w:sz="0" w:space="0" w:color="auto"/>
            <w:bottom w:val="none" w:sz="0" w:space="0" w:color="auto"/>
            <w:right w:val="none" w:sz="0" w:space="0" w:color="auto"/>
          </w:divBdr>
        </w:div>
      </w:divsChild>
    </w:div>
    <w:div w:id="1759523378">
      <w:bodyDiv w:val="1"/>
      <w:marLeft w:val="0"/>
      <w:marRight w:val="0"/>
      <w:marTop w:val="0"/>
      <w:marBottom w:val="0"/>
      <w:divBdr>
        <w:top w:val="none" w:sz="0" w:space="0" w:color="auto"/>
        <w:left w:val="none" w:sz="0" w:space="0" w:color="auto"/>
        <w:bottom w:val="none" w:sz="0" w:space="0" w:color="auto"/>
        <w:right w:val="none" w:sz="0" w:space="0" w:color="auto"/>
      </w:divBdr>
    </w:div>
    <w:div w:id="1779913747">
      <w:bodyDiv w:val="1"/>
      <w:marLeft w:val="0"/>
      <w:marRight w:val="0"/>
      <w:marTop w:val="0"/>
      <w:marBottom w:val="0"/>
      <w:divBdr>
        <w:top w:val="none" w:sz="0" w:space="0" w:color="auto"/>
        <w:left w:val="none" w:sz="0" w:space="0" w:color="auto"/>
        <w:bottom w:val="none" w:sz="0" w:space="0" w:color="auto"/>
        <w:right w:val="none" w:sz="0" w:space="0" w:color="auto"/>
      </w:divBdr>
    </w:div>
    <w:div w:id="1781563332">
      <w:bodyDiv w:val="1"/>
      <w:marLeft w:val="0"/>
      <w:marRight w:val="0"/>
      <w:marTop w:val="0"/>
      <w:marBottom w:val="0"/>
      <w:divBdr>
        <w:top w:val="none" w:sz="0" w:space="0" w:color="auto"/>
        <w:left w:val="none" w:sz="0" w:space="0" w:color="auto"/>
        <w:bottom w:val="none" w:sz="0" w:space="0" w:color="auto"/>
        <w:right w:val="none" w:sz="0" w:space="0" w:color="auto"/>
      </w:divBdr>
    </w:div>
    <w:div w:id="1790125863">
      <w:bodyDiv w:val="1"/>
      <w:marLeft w:val="0"/>
      <w:marRight w:val="0"/>
      <w:marTop w:val="0"/>
      <w:marBottom w:val="0"/>
      <w:divBdr>
        <w:top w:val="none" w:sz="0" w:space="0" w:color="auto"/>
        <w:left w:val="none" w:sz="0" w:space="0" w:color="auto"/>
        <w:bottom w:val="none" w:sz="0" w:space="0" w:color="auto"/>
        <w:right w:val="none" w:sz="0" w:space="0" w:color="auto"/>
      </w:divBdr>
      <w:divsChild>
        <w:div w:id="711463134">
          <w:marLeft w:val="0"/>
          <w:marRight w:val="0"/>
          <w:marTop w:val="0"/>
          <w:marBottom w:val="0"/>
          <w:divBdr>
            <w:top w:val="none" w:sz="0" w:space="0" w:color="auto"/>
            <w:left w:val="none" w:sz="0" w:space="0" w:color="auto"/>
            <w:bottom w:val="none" w:sz="0" w:space="0" w:color="auto"/>
            <w:right w:val="none" w:sz="0" w:space="0" w:color="auto"/>
          </w:divBdr>
        </w:div>
        <w:div w:id="1394239148">
          <w:marLeft w:val="0"/>
          <w:marRight w:val="0"/>
          <w:marTop w:val="0"/>
          <w:marBottom w:val="0"/>
          <w:divBdr>
            <w:top w:val="none" w:sz="0" w:space="0" w:color="auto"/>
            <w:left w:val="none" w:sz="0" w:space="0" w:color="auto"/>
            <w:bottom w:val="none" w:sz="0" w:space="0" w:color="auto"/>
            <w:right w:val="none" w:sz="0" w:space="0" w:color="auto"/>
          </w:divBdr>
          <w:divsChild>
            <w:div w:id="759567228">
              <w:marLeft w:val="0"/>
              <w:marRight w:val="0"/>
              <w:marTop w:val="0"/>
              <w:marBottom w:val="0"/>
              <w:divBdr>
                <w:top w:val="none" w:sz="0" w:space="0" w:color="auto"/>
                <w:left w:val="none" w:sz="0" w:space="0" w:color="auto"/>
                <w:bottom w:val="none" w:sz="0" w:space="0" w:color="auto"/>
                <w:right w:val="none" w:sz="0" w:space="0" w:color="auto"/>
              </w:divBdr>
            </w:div>
            <w:div w:id="1434208683">
              <w:marLeft w:val="0"/>
              <w:marRight w:val="0"/>
              <w:marTop w:val="0"/>
              <w:marBottom w:val="0"/>
              <w:divBdr>
                <w:top w:val="none" w:sz="0" w:space="0" w:color="auto"/>
                <w:left w:val="none" w:sz="0" w:space="0" w:color="auto"/>
                <w:bottom w:val="none" w:sz="0" w:space="0" w:color="auto"/>
                <w:right w:val="none" w:sz="0" w:space="0" w:color="auto"/>
              </w:divBdr>
            </w:div>
            <w:div w:id="1503543572">
              <w:marLeft w:val="0"/>
              <w:marRight w:val="0"/>
              <w:marTop w:val="0"/>
              <w:marBottom w:val="0"/>
              <w:divBdr>
                <w:top w:val="none" w:sz="0" w:space="0" w:color="auto"/>
                <w:left w:val="none" w:sz="0" w:space="0" w:color="auto"/>
                <w:bottom w:val="none" w:sz="0" w:space="0" w:color="auto"/>
                <w:right w:val="none" w:sz="0" w:space="0" w:color="auto"/>
              </w:divBdr>
            </w:div>
            <w:div w:id="1781340338">
              <w:marLeft w:val="0"/>
              <w:marRight w:val="0"/>
              <w:marTop w:val="0"/>
              <w:marBottom w:val="0"/>
              <w:divBdr>
                <w:top w:val="none" w:sz="0" w:space="0" w:color="auto"/>
                <w:left w:val="none" w:sz="0" w:space="0" w:color="auto"/>
                <w:bottom w:val="none" w:sz="0" w:space="0" w:color="auto"/>
                <w:right w:val="none" w:sz="0" w:space="0" w:color="auto"/>
              </w:divBdr>
            </w:div>
            <w:div w:id="2046716475">
              <w:marLeft w:val="0"/>
              <w:marRight w:val="0"/>
              <w:marTop w:val="0"/>
              <w:marBottom w:val="0"/>
              <w:divBdr>
                <w:top w:val="none" w:sz="0" w:space="0" w:color="auto"/>
                <w:left w:val="none" w:sz="0" w:space="0" w:color="auto"/>
                <w:bottom w:val="none" w:sz="0" w:space="0" w:color="auto"/>
                <w:right w:val="none" w:sz="0" w:space="0" w:color="auto"/>
              </w:divBdr>
            </w:div>
          </w:divsChild>
        </w:div>
        <w:div w:id="1853302052">
          <w:marLeft w:val="0"/>
          <w:marRight w:val="0"/>
          <w:marTop w:val="0"/>
          <w:marBottom w:val="0"/>
          <w:divBdr>
            <w:top w:val="none" w:sz="0" w:space="0" w:color="auto"/>
            <w:left w:val="none" w:sz="0" w:space="0" w:color="auto"/>
            <w:bottom w:val="none" w:sz="0" w:space="0" w:color="auto"/>
            <w:right w:val="none" w:sz="0" w:space="0" w:color="auto"/>
          </w:divBdr>
        </w:div>
        <w:div w:id="2017808496">
          <w:marLeft w:val="0"/>
          <w:marRight w:val="0"/>
          <w:marTop w:val="0"/>
          <w:marBottom w:val="0"/>
          <w:divBdr>
            <w:top w:val="none" w:sz="0" w:space="0" w:color="auto"/>
            <w:left w:val="none" w:sz="0" w:space="0" w:color="auto"/>
            <w:bottom w:val="none" w:sz="0" w:space="0" w:color="auto"/>
            <w:right w:val="none" w:sz="0" w:space="0" w:color="auto"/>
          </w:divBdr>
          <w:divsChild>
            <w:div w:id="581641311">
              <w:marLeft w:val="0"/>
              <w:marRight w:val="0"/>
              <w:marTop w:val="0"/>
              <w:marBottom w:val="0"/>
              <w:divBdr>
                <w:top w:val="none" w:sz="0" w:space="0" w:color="auto"/>
                <w:left w:val="none" w:sz="0" w:space="0" w:color="auto"/>
                <w:bottom w:val="none" w:sz="0" w:space="0" w:color="auto"/>
                <w:right w:val="none" w:sz="0" w:space="0" w:color="auto"/>
              </w:divBdr>
            </w:div>
            <w:div w:id="867372152">
              <w:marLeft w:val="0"/>
              <w:marRight w:val="0"/>
              <w:marTop w:val="0"/>
              <w:marBottom w:val="0"/>
              <w:divBdr>
                <w:top w:val="none" w:sz="0" w:space="0" w:color="auto"/>
                <w:left w:val="none" w:sz="0" w:space="0" w:color="auto"/>
                <w:bottom w:val="none" w:sz="0" w:space="0" w:color="auto"/>
                <w:right w:val="none" w:sz="0" w:space="0" w:color="auto"/>
              </w:divBdr>
            </w:div>
            <w:div w:id="955141462">
              <w:marLeft w:val="0"/>
              <w:marRight w:val="0"/>
              <w:marTop w:val="0"/>
              <w:marBottom w:val="0"/>
              <w:divBdr>
                <w:top w:val="none" w:sz="0" w:space="0" w:color="auto"/>
                <w:left w:val="none" w:sz="0" w:space="0" w:color="auto"/>
                <w:bottom w:val="none" w:sz="0" w:space="0" w:color="auto"/>
                <w:right w:val="none" w:sz="0" w:space="0" w:color="auto"/>
              </w:divBdr>
            </w:div>
            <w:div w:id="1521894566">
              <w:marLeft w:val="0"/>
              <w:marRight w:val="0"/>
              <w:marTop w:val="0"/>
              <w:marBottom w:val="0"/>
              <w:divBdr>
                <w:top w:val="none" w:sz="0" w:space="0" w:color="auto"/>
                <w:left w:val="none" w:sz="0" w:space="0" w:color="auto"/>
                <w:bottom w:val="none" w:sz="0" w:space="0" w:color="auto"/>
                <w:right w:val="none" w:sz="0" w:space="0" w:color="auto"/>
              </w:divBdr>
            </w:div>
            <w:div w:id="17649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3654">
      <w:bodyDiv w:val="1"/>
      <w:marLeft w:val="0"/>
      <w:marRight w:val="0"/>
      <w:marTop w:val="0"/>
      <w:marBottom w:val="0"/>
      <w:divBdr>
        <w:top w:val="none" w:sz="0" w:space="0" w:color="auto"/>
        <w:left w:val="none" w:sz="0" w:space="0" w:color="auto"/>
        <w:bottom w:val="none" w:sz="0" w:space="0" w:color="auto"/>
        <w:right w:val="none" w:sz="0" w:space="0" w:color="auto"/>
      </w:divBdr>
      <w:divsChild>
        <w:div w:id="883324365">
          <w:marLeft w:val="0"/>
          <w:marRight w:val="0"/>
          <w:marTop w:val="150"/>
          <w:marBottom w:val="225"/>
          <w:divBdr>
            <w:top w:val="none" w:sz="0" w:space="0" w:color="auto"/>
            <w:left w:val="none" w:sz="0" w:space="0" w:color="auto"/>
            <w:bottom w:val="none" w:sz="0" w:space="0" w:color="auto"/>
            <w:right w:val="none" w:sz="0" w:space="0" w:color="auto"/>
          </w:divBdr>
        </w:div>
      </w:divsChild>
    </w:div>
    <w:div w:id="1827477641">
      <w:bodyDiv w:val="1"/>
      <w:marLeft w:val="0"/>
      <w:marRight w:val="0"/>
      <w:marTop w:val="0"/>
      <w:marBottom w:val="0"/>
      <w:divBdr>
        <w:top w:val="none" w:sz="0" w:space="0" w:color="auto"/>
        <w:left w:val="none" w:sz="0" w:space="0" w:color="auto"/>
        <w:bottom w:val="none" w:sz="0" w:space="0" w:color="auto"/>
        <w:right w:val="none" w:sz="0" w:space="0" w:color="auto"/>
      </w:divBdr>
    </w:div>
    <w:div w:id="1857766398">
      <w:bodyDiv w:val="1"/>
      <w:marLeft w:val="0"/>
      <w:marRight w:val="0"/>
      <w:marTop w:val="0"/>
      <w:marBottom w:val="0"/>
      <w:divBdr>
        <w:top w:val="none" w:sz="0" w:space="0" w:color="auto"/>
        <w:left w:val="none" w:sz="0" w:space="0" w:color="auto"/>
        <w:bottom w:val="none" w:sz="0" w:space="0" w:color="auto"/>
        <w:right w:val="none" w:sz="0" w:space="0" w:color="auto"/>
      </w:divBdr>
      <w:divsChild>
        <w:div w:id="809401903">
          <w:marLeft w:val="0"/>
          <w:marRight w:val="0"/>
          <w:marTop w:val="0"/>
          <w:marBottom w:val="240"/>
          <w:divBdr>
            <w:top w:val="none" w:sz="0" w:space="0" w:color="auto"/>
            <w:left w:val="none" w:sz="0" w:space="0" w:color="auto"/>
            <w:bottom w:val="none" w:sz="0" w:space="0" w:color="auto"/>
            <w:right w:val="none" w:sz="0" w:space="0" w:color="auto"/>
          </w:divBdr>
        </w:div>
      </w:divsChild>
    </w:div>
    <w:div w:id="1902716157">
      <w:bodyDiv w:val="1"/>
      <w:marLeft w:val="0"/>
      <w:marRight w:val="0"/>
      <w:marTop w:val="0"/>
      <w:marBottom w:val="0"/>
      <w:divBdr>
        <w:top w:val="none" w:sz="0" w:space="0" w:color="auto"/>
        <w:left w:val="none" w:sz="0" w:space="0" w:color="auto"/>
        <w:bottom w:val="none" w:sz="0" w:space="0" w:color="auto"/>
        <w:right w:val="none" w:sz="0" w:space="0" w:color="auto"/>
      </w:divBdr>
    </w:div>
    <w:div w:id="1907184489">
      <w:bodyDiv w:val="1"/>
      <w:marLeft w:val="0"/>
      <w:marRight w:val="0"/>
      <w:marTop w:val="0"/>
      <w:marBottom w:val="0"/>
      <w:divBdr>
        <w:top w:val="none" w:sz="0" w:space="0" w:color="auto"/>
        <w:left w:val="none" w:sz="0" w:space="0" w:color="auto"/>
        <w:bottom w:val="none" w:sz="0" w:space="0" w:color="auto"/>
        <w:right w:val="none" w:sz="0" w:space="0" w:color="auto"/>
      </w:divBdr>
      <w:divsChild>
        <w:div w:id="353045888">
          <w:marLeft w:val="0"/>
          <w:marRight w:val="0"/>
          <w:marTop w:val="0"/>
          <w:marBottom w:val="0"/>
          <w:divBdr>
            <w:top w:val="none" w:sz="0" w:space="0" w:color="auto"/>
            <w:left w:val="none" w:sz="0" w:space="0" w:color="auto"/>
            <w:bottom w:val="none" w:sz="0" w:space="0" w:color="auto"/>
            <w:right w:val="none" w:sz="0" w:space="0" w:color="auto"/>
          </w:divBdr>
          <w:divsChild>
            <w:div w:id="591864138">
              <w:marLeft w:val="0"/>
              <w:marRight w:val="0"/>
              <w:marTop w:val="0"/>
              <w:marBottom w:val="0"/>
              <w:divBdr>
                <w:top w:val="none" w:sz="0" w:space="0" w:color="auto"/>
                <w:left w:val="none" w:sz="0" w:space="0" w:color="auto"/>
                <w:bottom w:val="none" w:sz="0" w:space="0" w:color="auto"/>
                <w:right w:val="none" w:sz="0" w:space="0" w:color="auto"/>
              </w:divBdr>
            </w:div>
          </w:divsChild>
        </w:div>
        <w:div w:id="1729767074">
          <w:marLeft w:val="0"/>
          <w:marRight w:val="0"/>
          <w:marTop w:val="0"/>
          <w:marBottom w:val="0"/>
          <w:divBdr>
            <w:top w:val="none" w:sz="0" w:space="0" w:color="auto"/>
            <w:left w:val="none" w:sz="0" w:space="0" w:color="auto"/>
            <w:bottom w:val="none" w:sz="0" w:space="0" w:color="auto"/>
            <w:right w:val="none" w:sz="0" w:space="0" w:color="auto"/>
          </w:divBdr>
          <w:divsChild>
            <w:div w:id="3567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2183">
      <w:bodyDiv w:val="1"/>
      <w:marLeft w:val="0"/>
      <w:marRight w:val="0"/>
      <w:marTop w:val="0"/>
      <w:marBottom w:val="0"/>
      <w:divBdr>
        <w:top w:val="none" w:sz="0" w:space="0" w:color="auto"/>
        <w:left w:val="none" w:sz="0" w:space="0" w:color="auto"/>
        <w:bottom w:val="none" w:sz="0" w:space="0" w:color="auto"/>
        <w:right w:val="none" w:sz="0" w:space="0" w:color="auto"/>
      </w:divBdr>
    </w:div>
    <w:div w:id="1921520033">
      <w:bodyDiv w:val="1"/>
      <w:marLeft w:val="0"/>
      <w:marRight w:val="0"/>
      <w:marTop w:val="0"/>
      <w:marBottom w:val="0"/>
      <w:divBdr>
        <w:top w:val="none" w:sz="0" w:space="0" w:color="auto"/>
        <w:left w:val="none" w:sz="0" w:space="0" w:color="auto"/>
        <w:bottom w:val="none" w:sz="0" w:space="0" w:color="auto"/>
        <w:right w:val="none" w:sz="0" w:space="0" w:color="auto"/>
      </w:divBdr>
    </w:div>
    <w:div w:id="1932153487">
      <w:bodyDiv w:val="1"/>
      <w:marLeft w:val="0"/>
      <w:marRight w:val="0"/>
      <w:marTop w:val="0"/>
      <w:marBottom w:val="0"/>
      <w:divBdr>
        <w:top w:val="none" w:sz="0" w:space="0" w:color="auto"/>
        <w:left w:val="none" w:sz="0" w:space="0" w:color="auto"/>
        <w:bottom w:val="none" w:sz="0" w:space="0" w:color="auto"/>
        <w:right w:val="none" w:sz="0" w:space="0" w:color="auto"/>
      </w:divBdr>
    </w:div>
    <w:div w:id="1940527701">
      <w:bodyDiv w:val="1"/>
      <w:marLeft w:val="0"/>
      <w:marRight w:val="0"/>
      <w:marTop w:val="0"/>
      <w:marBottom w:val="0"/>
      <w:divBdr>
        <w:top w:val="none" w:sz="0" w:space="0" w:color="auto"/>
        <w:left w:val="none" w:sz="0" w:space="0" w:color="auto"/>
        <w:bottom w:val="none" w:sz="0" w:space="0" w:color="auto"/>
        <w:right w:val="none" w:sz="0" w:space="0" w:color="auto"/>
      </w:divBdr>
    </w:div>
    <w:div w:id="1965260651">
      <w:bodyDiv w:val="1"/>
      <w:marLeft w:val="0"/>
      <w:marRight w:val="0"/>
      <w:marTop w:val="0"/>
      <w:marBottom w:val="0"/>
      <w:divBdr>
        <w:top w:val="none" w:sz="0" w:space="0" w:color="auto"/>
        <w:left w:val="none" w:sz="0" w:space="0" w:color="auto"/>
        <w:bottom w:val="none" w:sz="0" w:space="0" w:color="auto"/>
        <w:right w:val="none" w:sz="0" w:space="0" w:color="auto"/>
      </w:divBdr>
    </w:div>
    <w:div w:id="2008093686">
      <w:bodyDiv w:val="1"/>
      <w:marLeft w:val="0"/>
      <w:marRight w:val="0"/>
      <w:marTop w:val="0"/>
      <w:marBottom w:val="0"/>
      <w:divBdr>
        <w:top w:val="none" w:sz="0" w:space="0" w:color="auto"/>
        <w:left w:val="none" w:sz="0" w:space="0" w:color="auto"/>
        <w:bottom w:val="none" w:sz="0" w:space="0" w:color="auto"/>
        <w:right w:val="none" w:sz="0" w:space="0" w:color="auto"/>
      </w:divBdr>
    </w:div>
    <w:div w:id="2032103404">
      <w:bodyDiv w:val="1"/>
      <w:marLeft w:val="0"/>
      <w:marRight w:val="0"/>
      <w:marTop w:val="0"/>
      <w:marBottom w:val="0"/>
      <w:divBdr>
        <w:top w:val="none" w:sz="0" w:space="0" w:color="auto"/>
        <w:left w:val="none" w:sz="0" w:space="0" w:color="auto"/>
        <w:bottom w:val="none" w:sz="0" w:space="0" w:color="auto"/>
        <w:right w:val="none" w:sz="0" w:space="0" w:color="auto"/>
      </w:divBdr>
    </w:div>
    <w:div w:id="2052343932">
      <w:bodyDiv w:val="1"/>
      <w:marLeft w:val="0"/>
      <w:marRight w:val="0"/>
      <w:marTop w:val="0"/>
      <w:marBottom w:val="0"/>
      <w:divBdr>
        <w:top w:val="none" w:sz="0" w:space="0" w:color="auto"/>
        <w:left w:val="none" w:sz="0" w:space="0" w:color="auto"/>
        <w:bottom w:val="none" w:sz="0" w:space="0" w:color="auto"/>
        <w:right w:val="none" w:sz="0" w:space="0" w:color="auto"/>
      </w:divBdr>
    </w:div>
    <w:div w:id="2069259060">
      <w:bodyDiv w:val="1"/>
      <w:marLeft w:val="0"/>
      <w:marRight w:val="0"/>
      <w:marTop w:val="0"/>
      <w:marBottom w:val="0"/>
      <w:divBdr>
        <w:top w:val="none" w:sz="0" w:space="0" w:color="auto"/>
        <w:left w:val="none" w:sz="0" w:space="0" w:color="auto"/>
        <w:bottom w:val="none" w:sz="0" w:space="0" w:color="auto"/>
        <w:right w:val="none" w:sz="0" w:space="0" w:color="auto"/>
      </w:divBdr>
    </w:div>
    <w:div w:id="2090883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footer" Target="footer1.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fr.wikipedia.org/wiki/Logiciel_libre" TargetMode="External"/><Relationship Id="rId68" Type="http://schemas.openxmlformats.org/officeDocument/2006/relationships/hyperlink" Target="https://fr.wikipedia.org/wiki/Programmation_orient%C3%A9e_objet" TargetMode="External"/><Relationship Id="rId84" Type="http://schemas.openxmlformats.org/officeDocument/2006/relationships/image" Target="media/image35.PNG"/><Relationship Id="rId89" Type="http://schemas.microsoft.com/office/2011/relationships/people" Target="people.xml"/><Relationship Id="rId16" Type="http://schemas.openxmlformats.org/officeDocument/2006/relationships/hyperlink" Target="file:///C:\Users\oumayma\Desktop\raport.docx" TargetMode="External"/><Relationship Id="rId11" Type="http://schemas.openxmlformats.org/officeDocument/2006/relationships/hyperlink" Target="file:///C:\Users\oumayma\Desktop\raport.docx" TargetMode="External"/><Relationship Id="rId32" Type="http://schemas.openxmlformats.org/officeDocument/2006/relationships/hyperlink" Target="https://www.doctissimo.fr/html/sante/mag_2001/mag0209/dossier/sa_3543_examens.htm" TargetMode="External"/><Relationship Id="rId37" Type="http://schemas.microsoft.com/office/2011/relationships/commentsExtended" Target="commentsExtended.xml"/><Relationship Id="rId53" Type="http://schemas.openxmlformats.org/officeDocument/2006/relationships/hyperlink" Target="https://fr.wikipedia.org/wiki/Application_web" TargetMode="External"/><Relationship Id="rId58" Type="http://schemas.openxmlformats.org/officeDocument/2006/relationships/hyperlink" Target="https://fr.wikipedia.org/wiki/TypeScript" TargetMode="External"/><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oumayma\Desktop\raport.docx" TargetMode="External"/><Relationship Id="rId22" Type="http://schemas.openxmlformats.org/officeDocument/2006/relationships/image" Target="media/image4.jpg"/><Relationship Id="rId27" Type="http://schemas.openxmlformats.org/officeDocument/2006/relationships/hyperlink" Target="https://www.doctissimo.fr/html/sante/encyclopedie/sa_674_goitres.htm" TargetMode="External"/><Relationship Id="rId30" Type="http://schemas.openxmlformats.org/officeDocument/2006/relationships/hyperlink" Target="https://www.doctissimo.fr/html/sante/mag_2001/mag0209/dossier/sa_3543_examens.htm" TargetMode="External"/><Relationship Id="rId35" Type="http://schemas.openxmlformats.org/officeDocument/2006/relationships/hyperlink" Target="https://fr.wikipedia.org/wiki/Organe"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fr.wikipedia.org/wiki/Extensible_Markup_Language" TargetMode="External"/><Relationship Id="rId64" Type="http://schemas.openxmlformats.org/officeDocument/2006/relationships/hyperlink" Target="https://fr.wikipedia.org/wiki/Open_source" TargetMode="External"/><Relationship Id="rId69" Type="http://schemas.openxmlformats.org/officeDocument/2006/relationships/hyperlink" Target="https://fr.wikipedia.org/wiki/Microsoft_.NET" TargetMode="External"/><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oumayma\Desktop\raport.docx" TargetMode="External"/><Relationship Id="rId17" Type="http://schemas.openxmlformats.org/officeDocument/2006/relationships/hyperlink" Target="file:///C:\Users\oumayma\Desktop\raport.docx" TargetMode="External"/><Relationship Id="rId25" Type="http://schemas.openxmlformats.org/officeDocument/2006/relationships/hyperlink" Target="https://www.doctissimo.fr/html/dossiers/cancer-thyroide/cancer-thyroide.htm" TargetMode="External"/><Relationship Id="rId33" Type="http://schemas.openxmlformats.org/officeDocument/2006/relationships/image" Target="media/image8.jpe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www.asp.net/" TargetMode="External"/><Relationship Id="rId67" Type="http://schemas.openxmlformats.org/officeDocument/2006/relationships/hyperlink" Target="https://fr.wikipedia.org/wiki/Langage_de_programmation" TargetMode="External"/><Relationship Id="rId20" Type="http://schemas.openxmlformats.org/officeDocument/2006/relationships/hyperlink" Target="file:///C:\Users\oumayma\Desktop\raport.docx" TargetMode="External"/><Relationship Id="rId41" Type="http://schemas.openxmlformats.org/officeDocument/2006/relationships/image" Target="media/image12.PNG"/><Relationship Id="rId54" Type="http://schemas.openxmlformats.org/officeDocument/2006/relationships/hyperlink" Target="https://fr.wikipedia.org/wiki/ASP.NET" TargetMode="External"/><Relationship Id="rId62" Type="http://schemas.openxmlformats.org/officeDocument/2006/relationships/hyperlink" Target="https://fr.wikipedia.org/wiki/Langage_de_programmation" TargetMode="External"/><Relationship Id="rId70" Type="http://schemas.openxmlformats.org/officeDocument/2006/relationships/hyperlink" Target="https://fr.wikipedia.org/wiki/Applications_web" TargetMode="Externa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umayma\Desktop\raport.docx" TargetMode="External"/><Relationship Id="rId23" Type="http://schemas.openxmlformats.org/officeDocument/2006/relationships/hyperlink" Target="http://www.doctissimo.fr/sante/Dictionnaire-medical/nodule-thyroidien" TargetMode="External"/><Relationship Id="rId28" Type="http://schemas.openxmlformats.org/officeDocument/2006/relationships/image" Target="media/image6.jpg"/><Relationship Id="rId36" Type="http://schemas.openxmlformats.org/officeDocument/2006/relationships/comments" Target="comments.xml"/><Relationship Id="rId49" Type="http://schemas.openxmlformats.org/officeDocument/2006/relationships/image" Target="media/image20.PNG"/><Relationship Id="rId57" Type="http://schemas.openxmlformats.org/officeDocument/2006/relationships/hyperlink" Target="https://fr.wikipedia.org/wiki/Open_source" TargetMode="Externa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15.jpg"/><Relationship Id="rId52" Type="http://schemas.openxmlformats.org/officeDocument/2006/relationships/hyperlink" Target="https://fr.wikipedia.org/wiki/Microsoft" TargetMode="External"/><Relationship Id="rId60" Type="http://schemas.openxmlformats.org/officeDocument/2006/relationships/hyperlink" Target="https://developer.mozilla.org/fr/docs/Web/HTML" TargetMode="External"/><Relationship Id="rId65" Type="http://schemas.openxmlformats.org/officeDocument/2006/relationships/hyperlink" Target="https://fr.wikipedia.org/wiki/Microsoft"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oumayma\Desktop\raport.docx" TargetMode="External"/><Relationship Id="rId18" Type="http://schemas.openxmlformats.org/officeDocument/2006/relationships/hyperlink" Target="file:///C:\Users\oumayma\Desktop\raport.docx" TargetMode="External"/><Relationship Id="rId39" Type="http://schemas.openxmlformats.org/officeDocument/2006/relationships/image" Target="media/image10.jpg"/><Relationship Id="rId34" Type="http://schemas.openxmlformats.org/officeDocument/2006/relationships/hyperlink" Target="https://www.doctissimo.fr/html/dossiers/thyroide/hypothyroidie.htm" TargetMode="External"/><Relationship Id="rId50" Type="http://schemas.openxmlformats.org/officeDocument/2006/relationships/image" Target="media/image21.PNG"/><Relationship Id="rId55" Type="http://schemas.openxmlformats.org/officeDocument/2006/relationships/hyperlink" Target="https://fr.wikipedia.org/wiki/Service_web" TargetMode="Externa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fr.wikipedia.org/wiki/ASP.NET" TargetMode="External"/><Relationship Id="rId2" Type="http://schemas.openxmlformats.org/officeDocument/2006/relationships/numbering" Target="numbering.xml"/><Relationship Id="rId29" Type="http://schemas.openxmlformats.org/officeDocument/2006/relationships/hyperlink" Target="https://www.doctissimo.fr/html/sante/mag_2001/mag0209/dossier/sa_3543_examens.htm" TargetMode="External"/><Relationship Id="rId24" Type="http://schemas.openxmlformats.org/officeDocument/2006/relationships/hyperlink" Target="https://www.doctissimo.fr/html/sante/encyclopedie/sa_674_goitres.htm"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fr.wikipedia.org/wiki/JavaScript" TargetMode="External"/><Relationship Id="rId87" Type="http://schemas.openxmlformats.org/officeDocument/2006/relationships/image" Target="media/image38.PNG"/><Relationship Id="rId61" Type="http://schemas.openxmlformats.org/officeDocument/2006/relationships/hyperlink" Target="https://developer.mozilla.org/fr/docs/Glossaire/XML" TargetMode="External"/><Relationship Id="rId82" Type="http://schemas.openxmlformats.org/officeDocument/2006/relationships/image" Target="media/image33.PNG"/><Relationship Id="rId19" Type="http://schemas.openxmlformats.org/officeDocument/2006/relationships/hyperlink" Target="file:///C:\Users\oumayma\Desktop\ra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ACA42-E531-464A-BB91-CA61DA5E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7320</Words>
  <Characters>40266</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benhassenoussama1@gmail.com</dc:creator>
  <cp:keywords/>
  <dc:description/>
  <cp:lastModifiedBy>PCS</cp:lastModifiedBy>
  <cp:revision>7</cp:revision>
  <cp:lastPrinted>2020-07-11T12:00:00Z</cp:lastPrinted>
  <dcterms:created xsi:type="dcterms:W3CDTF">2020-07-11T12:00:00Z</dcterms:created>
  <dcterms:modified xsi:type="dcterms:W3CDTF">2020-07-12T22:26:00Z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2013</vt:lpwstr>
  </property>
  <property fmtid="{D5CDD505-2E9C-101B-9397-08002B2CF9AE}" pid="4" name="LastSaved">
    <vt:filetime>2020-06-03T00:00:00Z</vt:filetime>
  </property>
</Properties>
</file>